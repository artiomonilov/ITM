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83E1D" w14:textId="33A74E23" w:rsidR="004B18BE" w:rsidRPr="00DE7632" w:rsidRDefault="00DE7632" w:rsidP="004B18BE">
      <w:pPr>
        <w:jc w:val="center"/>
        <w:rPr>
          <w:rFonts w:ascii="Arial Narrow" w:hAnsi="Arial Narrow"/>
          <w:b/>
          <w:sz w:val="28"/>
          <w:szCs w:val="24"/>
        </w:rPr>
      </w:pPr>
      <w:r>
        <w:rPr>
          <w:rFonts w:ascii="Arial Narrow" w:hAnsi="Arial Narrow"/>
          <w:b/>
          <w:sz w:val="28"/>
          <w:szCs w:val="24"/>
        </w:rPr>
        <w:t>BAREM</w:t>
      </w:r>
    </w:p>
    <w:p w14:paraId="52E3C0EA" w14:textId="77777777" w:rsidR="004B18BE" w:rsidRPr="00AF7DA6" w:rsidRDefault="004B18BE" w:rsidP="004B18BE">
      <w:pPr>
        <w:jc w:val="center"/>
        <w:rPr>
          <w:rFonts w:ascii="Arial Narrow" w:hAnsi="Arial Narrow"/>
          <w:b/>
          <w:sz w:val="28"/>
        </w:rPr>
      </w:pPr>
    </w:p>
    <w:tbl>
      <w:tblPr>
        <w:tblStyle w:val="GridTable1Light"/>
        <w:tblW w:w="9196" w:type="dxa"/>
        <w:tblLook w:val="04A0" w:firstRow="1" w:lastRow="0" w:firstColumn="1" w:lastColumn="0" w:noHBand="0" w:noVBand="1"/>
      </w:tblPr>
      <w:tblGrid>
        <w:gridCol w:w="2729"/>
        <w:gridCol w:w="3651"/>
        <w:gridCol w:w="2816"/>
      </w:tblGrid>
      <w:tr w:rsidR="004B18BE" w:rsidRPr="00AF7DA6" w14:paraId="1E58AD58" w14:textId="77777777" w:rsidTr="00C725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9" w:type="dxa"/>
          </w:tcPr>
          <w:p w14:paraId="066CBDE2" w14:textId="77777777" w:rsidR="004B18BE" w:rsidRPr="00AF7DA6" w:rsidRDefault="004B18BE" w:rsidP="00EE0CBF">
            <w:pPr>
              <w:jc w:val="center"/>
              <w:rPr>
                <w:rFonts w:ascii="Arial Narrow" w:hAnsi="Arial Narrow"/>
                <w:i/>
                <w:sz w:val="28"/>
              </w:rPr>
            </w:pPr>
            <w:r w:rsidRPr="00AF7DA6">
              <w:rPr>
                <w:rFonts w:ascii="Arial Narrow" w:hAnsi="Arial Narrow"/>
                <w:i/>
                <w:sz w:val="28"/>
              </w:rPr>
              <w:t>Pagină</w:t>
            </w:r>
          </w:p>
        </w:tc>
        <w:tc>
          <w:tcPr>
            <w:tcW w:w="3651" w:type="dxa"/>
          </w:tcPr>
          <w:p w14:paraId="14BD37A8" w14:textId="77777777" w:rsidR="004B18BE" w:rsidRPr="00AF7DA6" w:rsidRDefault="004B18BE" w:rsidP="00EE0C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i/>
                <w:sz w:val="28"/>
              </w:rPr>
            </w:pPr>
            <w:r w:rsidRPr="00AF7DA6">
              <w:rPr>
                <w:rFonts w:ascii="Arial Narrow" w:hAnsi="Arial Narrow"/>
                <w:i/>
                <w:sz w:val="28"/>
              </w:rPr>
              <w:t>Funcționalitate</w:t>
            </w:r>
          </w:p>
        </w:tc>
        <w:tc>
          <w:tcPr>
            <w:tcW w:w="2816" w:type="dxa"/>
          </w:tcPr>
          <w:p w14:paraId="3A0CF67B" w14:textId="77777777" w:rsidR="004B18BE" w:rsidRPr="00AF7DA6" w:rsidRDefault="004B18BE" w:rsidP="00EE0C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i/>
                <w:sz w:val="28"/>
              </w:rPr>
            </w:pPr>
            <w:r w:rsidRPr="00AF7DA6">
              <w:rPr>
                <w:rFonts w:ascii="Arial Narrow" w:hAnsi="Arial Narrow"/>
                <w:i/>
                <w:sz w:val="28"/>
              </w:rPr>
              <w:t>Punctaj</w:t>
            </w:r>
          </w:p>
        </w:tc>
      </w:tr>
      <w:tr w:rsidR="004B18BE" w:rsidRPr="00AF7DA6" w14:paraId="61F2B7E5" w14:textId="77777777" w:rsidTr="00C72563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9" w:type="dxa"/>
            <w:vMerge w:val="restart"/>
          </w:tcPr>
          <w:p w14:paraId="4AFEC895" w14:textId="77777777" w:rsidR="004B18BE" w:rsidRPr="00AF7DA6" w:rsidRDefault="004B18BE" w:rsidP="00EE0CBF">
            <w:pPr>
              <w:jc w:val="center"/>
              <w:rPr>
                <w:rFonts w:ascii="Arial Narrow" w:hAnsi="Arial Narrow"/>
                <w:sz w:val="24"/>
              </w:rPr>
            </w:pPr>
          </w:p>
          <w:p w14:paraId="2B61DE23" w14:textId="77777777" w:rsidR="004B18BE" w:rsidRPr="00AF7DA6" w:rsidRDefault="004B18BE" w:rsidP="00EE0CBF">
            <w:pPr>
              <w:jc w:val="center"/>
              <w:rPr>
                <w:rFonts w:ascii="Arial Narrow" w:hAnsi="Arial Narrow"/>
                <w:sz w:val="24"/>
              </w:rPr>
            </w:pPr>
          </w:p>
          <w:p w14:paraId="6493AEAB" w14:textId="77777777" w:rsidR="004B18BE" w:rsidRPr="00AF7DA6" w:rsidRDefault="004B18BE" w:rsidP="00EE0CBF">
            <w:pPr>
              <w:jc w:val="center"/>
              <w:rPr>
                <w:rFonts w:ascii="Arial Narrow" w:hAnsi="Arial Narrow"/>
                <w:sz w:val="24"/>
              </w:rPr>
            </w:pPr>
          </w:p>
          <w:p w14:paraId="10A0BAAE" w14:textId="77777777" w:rsidR="004B18BE" w:rsidRPr="00AF7DA6" w:rsidRDefault="004B18BE" w:rsidP="00EE0CBF">
            <w:pPr>
              <w:jc w:val="center"/>
              <w:rPr>
                <w:rFonts w:ascii="Arial Narrow" w:hAnsi="Arial Narrow"/>
                <w:sz w:val="24"/>
              </w:rPr>
            </w:pPr>
          </w:p>
          <w:p w14:paraId="1A2BA867" w14:textId="77777777" w:rsidR="004B18BE" w:rsidRPr="00AF7DA6" w:rsidRDefault="004B18BE" w:rsidP="00EE0CBF">
            <w:pPr>
              <w:jc w:val="center"/>
              <w:rPr>
                <w:rFonts w:ascii="Arial Narrow" w:hAnsi="Arial Narrow"/>
                <w:sz w:val="24"/>
              </w:rPr>
            </w:pPr>
          </w:p>
          <w:p w14:paraId="001C12AF" w14:textId="023F372C" w:rsidR="004B18BE" w:rsidRPr="00AF7DA6" w:rsidRDefault="004B18BE" w:rsidP="00EE0CBF">
            <w:pPr>
              <w:jc w:val="center"/>
              <w:rPr>
                <w:rFonts w:ascii="Arial Narrow" w:hAnsi="Arial Narrow"/>
                <w:sz w:val="24"/>
              </w:rPr>
            </w:pPr>
            <w:r w:rsidRPr="00AF7DA6">
              <w:rPr>
                <w:rFonts w:ascii="Arial Narrow" w:hAnsi="Arial Narrow"/>
                <w:sz w:val="24"/>
              </w:rPr>
              <w:t>Login (</w:t>
            </w:r>
            <w:r w:rsidR="00105B0B" w:rsidRPr="00AF7DA6">
              <w:rPr>
                <w:rFonts w:ascii="Arial Narrow" w:hAnsi="Arial Narrow"/>
                <w:sz w:val="24"/>
              </w:rPr>
              <w:t>1</w:t>
            </w:r>
            <w:r w:rsidR="00B006BF" w:rsidRPr="00AF7DA6">
              <w:rPr>
                <w:rFonts w:ascii="Arial Narrow" w:hAnsi="Arial Narrow"/>
                <w:sz w:val="24"/>
              </w:rPr>
              <w:t>5</w:t>
            </w:r>
            <w:r w:rsidRPr="00AF7DA6">
              <w:rPr>
                <w:rFonts w:ascii="Arial Narrow" w:hAnsi="Arial Narrow"/>
                <w:sz w:val="24"/>
              </w:rPr>
              <w:t>p)</w:t>
            </w:r>
          </w:p>
        </w:tc>
        <w:tc>
          <w:tcPr>
            <w:tcW w:w="3651" w:type="dxa"/>
          </w:tcPr>
          <w:p w14:paraId="50058476" w14:textId="150B7639" w:rsidR="004B18BE" w:rsidRPr="00AF7DA6" w:rsidRDefault="004B18BE" w:rsidP="00EE0C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 w:rsidRPr="00AF7DA6">
              <w:rPr>
                <w:rFonts w:ascii="Arial Narrow" w:hAnsi="Arial Narrow"/>
                <w:sz w:val="24"/>
              </w:rPr>
              <w:t>Implementare formular login</w:t>
            </w:r>
          </w:p>
        </w:tc>
        <w:tc>
          <w:tcPr>
            <w:tcW w:w="2816" w:type="dxa"/>
          </w:tcPr>
          <w:p w14:paraId="7EB7883E" w14:textId="70BDA61B" w:rsidR="004B18BE" w:rsidRPr="00AF7DA6" w:rsidRDefault="00105B0B" w:rsidP="00EE0C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sz w:val="24"/>
              </w:rPr>
            </w:pPr>
            <w:r w:rsidRPr="00AF7DA6">
              <w:rPr>
                <w:rFonts w:ascii="Arial Narrow" w:hAnsi="Arial Narrow"/>
                <w:b/>
                <w:sz w:val="24"/>
              </w:rPr>
              <w:t>3</w:t>
            </w:r>
            <w:r w:rsidR="004B18BE" w:rsidRPr="00AF7DA6">
              <w:rPr>
                <w:rFonts w:ascii="Arial Narrow" w:hAnsi="Arial Narrow"/>
                <w:b/>
                <w:sz w:val="24"/>
              </w:rPr>
              <w:t xml:space="preserve">p  </w:t>
            </w:r>
            <w:r w:rsidR="004B18BE" w:rsidRPr="00AF7DA6">
              <w:rPr>
                <w:rFonts w:ascii="Arial Narrow" w:hAnsi="Arial Narrow"/>
                <w:sz w:val="24"/>
              </w:rPr>
              <w:t>(nu se acordă punctaj parțial)</w:t>
            </w:r>
          </w:p>
        </w:tc>
      </w:tr>
      <w:tr w:rsidR="004B18BE" w:rsidRPr="00AF7DA6" w14:paraId="7E480BBE" w14:textId="77777777" w:rsidTr="00C72563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9" w:type="dxa"/>
            <w:vMerge/>
          </w:tcPr>
          <w:p w14:paraId="3785B252" w14:textId="77777777" w:rsidR="004B18BE" w:rsidRPr="00AF7DA6" w:rsidRDefault="004B18BE" w:rsidP="00EE0CBF">
            <w:pPr>
              <w:rPr>
                <w:rFonts w:ascii="Arial Narrow" w:hAnsi="Arial Narrow"/>
                <w:sz w:val="24"/>
              </w:rPr>
            </w:pPr>
          </w:p>
        </w:tc>
        <w:tc>
          <w:tcPr>
            <w:tcW w:w="3651" w:type="dxa"/>
          </w:tcPr>
          <w:p w14:paraId="1F16BD5F" w14:textId="77777777" w:rsidR="004B18BE" w:rsidRPr="00AF7DA6" w:rsidRDefault="004B18BE" w:rsidP="00EE0C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</w:p>
          <w:p w14:paraId="466BA739" w14:textId="21B7EABF" w:rsidR="004B18BE" w:rsidRPr="00AF7DA6" w:rsidRDefault="004B18BE" w:rsidP="00EE0C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 w:rsidRPr="00AF7DA6">
              <w:rPr>
                <w:rFonts w:ascii="Arial Narrow" w:hAnsi="Arial Narrow"/>
                <w:sz w:val="24"/>
              </w:rPr>
              <w:t xml:space="preserve">Implementare formular înregistrare </w:t>
            </w:r>
          </w:p>
        </w:tc>
        <w:tc>
          <w:tcPr>
            <w:tcW w:w="2816" w:type="dxa"/>
          </w:tcPr>
          <w:p w14:paraId="2AFB1B03" w14:textId="27B55790" w:rsidR="004B18BE" w:rsidRPr="00AF7DA6" w:rsidRDefault="00B006BF" w:rsidP="00EE0C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 w:rsidRPr="00AF7DA6">
              <w:rPr>
                <w:rFonts w:ascii="Arial Narrow" w:hAnsi="Arial Narrow"/>
                <w:b/>
                <w:sz w:val="24"/>
              </w:rPr>
              <w:t>3</w:t>
            </w:r>
            <w:r w:rsidR="004B18BE" w:rsidRPr="00AF7DA6">
              <w:rPr>
                <w:rFonts w:ascii="Arial Narrow" w:hAnsi="Arial Narrow"/>
                <w:b/>
                <w:sz w:val="24"/>
              </w:rPr>
              <w:t>p</w:t>
            </w:r>
            <w:r w:rsidR="004B18BE" w:rsidRPr="00AF7DA6">
              <w:rPr>
                <w:rFonts w:ascii="Arial Narrow" w:hAnsi="Arial Narrow"/>
                <w:sz w:val="24"/>
              </w:rPr>
              <w:t xml:space="preserve"> (</w:t>
            </w:r>
            <w:r w:rsidR="00105B0B" w:rsidRPr="00AF7DA6">
              <w:rPr>
                <w:rFonts w:ascii="Arial Narrow" w:hAnsi="Arial Narrow"/>
                <w:sz w:val="24"/>
              </w:rPr>
              <w:t>nu se acordă punctaj parțial)</w:t>
            </w:r>
          </w:p>
        </w:tc>
      </w:tr>
      <w:tr w:rsidR="004B18BE" w:rsidRPr="00AF7DA6" w14:paraId="14B4C4F5" w14:textId="77777777" w:rsidTr="00C72563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9" w:type="dxa"/>
            <w:vMerge/>
          </w:tcPr>
          <w:p w14:paraId="2CF76712" w14:textId="77777777" w:rsidR="004B18BE" w:rsidRPr="00AF7DA6" w:rsidRDefault="004B18BE" w:rsidP="00EE0CBF">
            <w:pPr>
              <w:rPr>
                <w:rFonts w:ascii="Arial Narrow" w:hAnsi="Arial Narrow"/>
                <w:sz w:val="24"/>
              </w:rPr>
            </w:pPr>
          </w:p>
        </w:tc>
        <w:tc>
          <w:tcPr>
            <w:tcW w:w="3651" w:type="dxa"/>
          </w:tcPr>
          <w:p w14:paraId="2A39D882" w14:textId="77777777" w:rsidR="004B18BE" w:rsidRPr="00AF7DA6" w:rsidRDefault="004B18BE" w:rsidP="00EE0C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</w:p>
          <w:p w14:paraId="0833CB32" w14:textId="06A53B76" w:rsidR="004B18BE" w:rsidRPr="00AF7DA6" w:rsidRDefault="004B18BE" w:rsidP="00EE0C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 w:rsidRPr="00AF7DA6">
              <w:rPr>
                <w:rFonts w:ascii="Arial Narrow" w:hAnsi="Arial Narrow"/>
                <w:sz w:val="24"/>
              </w:rPr>
              <w:t xml:space="preserve">Implementare modul de resetare parolă </w:t>
            </w:r>
          </w:p>
        </w:tc>
        <w:tc>
          <w:tcPr>
            <w:tcW w:w="2816" w:type="dxa"/>
          </w:tcPr>
          <w:p w14:paraId="4606FA15" w14:textId="0BE6D34B" w:rsidR="004B18BE" w:rsidRPr="00AF7DA6" w:rsidRDefault="00ED0738" w:rsidP="00EE0C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 w:rsidRPr="00AF7DA6">
              <w:rPr>
                <w:rFonts w:ascii="Arial Narrow" w:hAnsi="Arial Narrow"/>
                <w:b/>
                <w:sz w:val="24"/>
              </w:rPr>
              <w:t>2</w:t>
            </w:r>
            <w:r w:rsidR="004B18BE" w:rsidRPr="00AF7DA6">
              <w:rPr>
                <w:rFonts w:ascii="Arial Narrow" w:hAnsi="Arial Narrow"/>
                <w:b/>
                <w:sz w:val="24"/>
              </w:rPr>
              <w:t xml:space="preserve">p </w:t>
            </w:r>
            <w:r w:rsidR="004B18BE" w:rsidRPr="00AF7DA6">
              <w:rPr>
                <w:rFonts w:ascii="Arial Narrow" w:hAnsi="Arial Narrow"/>
                <w:sz w:val="24"/>
              </w:rPr>
              <w:t>(</w:t>
            </w:r>
            <w:r w:rsidR="00105B0B" w:rsidRPr="00AF7DA6">
              <w:rPr>
                <w:rFonts w:ascii="Arial Narrow" w:hAnsi="Arial Narrow"/>
                <w:sz w:val="24"/>
              </w:rPr>
              <w:t>nu se acordă punctaj parțial)</w:t>
            </w:r>
          </w:p>
        </w:tc>
      </w:tr>
      <w:tr w:rsidR="004B18BE" w:rsidRPr="00AF7DA6" w14:paraId="2053DACA" w14:textId="77777777" w:rsidTr="00C72563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9" w:type="dxa"/>
            <w:vMerge/>
          </w:tcPr>
          <w:p w14:paraId="75F4AFDC" w14:textId="77777777" w:rsidR="004B18BE" w:rsidRPr="00AF7DA6" w:rsidRDefault="004B18BE" w:rsidP="00EE0CBF">
            <w:pPr>
              <w:rPr>
                <w:rFonts w:ascii="Arial Narrow" w:hAnsi="Arial Narrow"/>
                <w:sz w:val="24"/>
              </w:rPr>
            </w:pPr>
          </w:p>
        </w:tc>
        <w:tc>
          <w:tcPr>
            <w:tcW w:w="3651" w:type="dxa"/>
          </w:tcPr>
          <w:p w14:paraId="470B885A" w14:textId="478C0C92" w:rsidR="004B18BE" w:rsidRPr="00AF7DA6" w:rsidRDefault="00105B0B" w:rsidP="00EE0C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 w:rsidRPr="00AF7DA6">
              <w:rPr>
                <w:rFonts w:ascii="Arial Narrow" w:hAnsi="Arial Narrow"/>
                <w:sz w:val="24"/>
              </w:rPr>
              <w:t>Gestionarea rolurilor</w:t>
            </w:r>
            <w:r w:rsidR="0046079E">
              <w:rPr>
                <w:rFonts w:ascii="Arial Narrow" w:hAnsi="Arial Narrow"/>
                <w:sz w:val="24"/>
              </w:rPr>
              <w:t xml:space="preserve"> (restricții de vizualizare)</w:t>
            </w:r>
            <w:r w:rsidRPr="00AF7DA6">
              <w:rPr>
                <w:rFonts w:ascii="Arial Narrow" w:hAnsi="Arial Narrow"/>
                <w:sz w:val="24"/>
              </w:rPr>
              <w:t xml:space="preserve"> de către administrator (atribuire, modificare, revocare)</w:t>
            </w:r>
            <w:r w:rsidR="004B18BE" w:rsidRPr="00AF7DA6">
              <w:rPr>
                <w:rFonts w:ascii="Arial Narrow" w:hAnsi="Arial Narrow"/>
                <w:sz w:val="24"/>
              </w:rPr>
              <w:t xml:space="preserve"> </w:t>
            </w:r>
          </w:p>
        </w:tc>
        <w:tc>
          <w:tcPr>
            <w:tcW w:w="2816" w:type="dxa"/>
          </w:tcPr>
          <w:p w14:paraId="207AC13C" w14:textId="66843797" w:rsidR="004B18BE" w:rsidRPr="00AF7DA6" w:rsidRDefault="00B006BF" w:rsidP="00EE0C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 w:rsidRPr="00AF7DA6">
              <w:rPr>
                <w:rFonts w:ascii="Arial Narrow" w:hAnsi="Arial Narrow"/>
                <w:b/>
                <w:sz w:val="24"/>
              </w:rPr>
              <w:t>6</w:t>
            </w:r>
            <w:r w:rsidR="004B18BE" w:rsidRPr="00AF7DA6">
              <w:rPr>
                <w:rFonts w:ascii="Arial Narrow" w:hAnsi="Arial Narrow"/>
                <w:b/>
                <w:sz w:val="24"/>
              </w:rPr>
              <w:t xml:space="preserve">p </w:t>
            </w:r>
            <w:r w:rsidR="004B18BE" w:rsidRPr="00AF7DA6">
              <w:rPr>
                <w:rFonts w:ascii="Arial Narrow" w:hAnsi="Arial Narrow"/>
                <w:sz w:val="24"/>
              </w:rPr>
              <w:t xml:space="preserve">(câte </w:t>
            </w:r>
            <w:r w:rsidRPr="00AF7DA6">
              <w:rPr>
                <w:rFonts w:ascii="Arial Narrow" w:hAnsi="Arial Narrow"/>
                <w:sz w:val="24"/>
              </w:rPr>
              <w:t xml:space="preserve">două </w:t>
            </w:r>
            <w:r w:rsidR="004B18BE" w:rsidRPr="00AF7DA6">
              <w:rPr>
                <w:rFonts w:ascii="Arial Narrow" w:hAnsi="Arial Narrow"/>
                <w:sz w:val="24"/>
              </w:rPr>
              <w:t>punct</w:t>
            </w:r>
            <w:r w:rsidRPr="00AF7DA6">
              <w:rPr>
                <w:rFonts w:ascii="Arial Narrow" w:hAnsi="Arial Narrow"/>
                <w:sz w:val="24"/>
              </w:rPr>
              <w:t>e</w:t>
            </w:r>
            <w:r w:rsidR="004B18BE" w:rsidRPr="00AF7DA6">
              <w:rPr>
                <w:rFonts w:ascii="Arial Narrow" w:hAnsi="Arial Narrow"/>
                <w:sz w:val="24"/>
              </w:rPr>
              <w:t xml:space="preserve"> fiecare </w:t>
            </w:r>
            <w:r w:rsidR="00105B0B" w:rsidRPr="00AF7DA6">
              <w:rPr>
                <w:rFonts w:ascii="Arial Narrow" w:hAnsi="Arial Narrow"/>
                <w:sz w:val="24"/>
              </w:rPr>
              <w:t>funcționalitate menționată</w:t>
            </w:r>
            <w:r w:rsidR="004B18BE" w:rsidRPr="00AF7DA6">
              <w:rPr>
                <w:rFonts w:ascii="Arial Narrow" w:hAnsi="Arial Narrow"/>
                <w:sz w:val="24"/>
              </w:rPr>
              <w:t>)</w:t>
            </w:r>
          </w:p>
        </w:tc>
      </w:tr>
      <w:tr w:rsidR="004B18BE" w:rsidRPr="00AF7DA6" w14:paraId="0B6A5E79" w14:textId="77777777" w:rsidTr="00F12AC3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9" w:type="dxa"/>
            <w:vMerge/>
            <w:tcBorders>
              <w:bottom w:val="single" w:sz="4" w:space="0" w:color="auto"/>
            </w:tcBorders>
          </w:tcPr>
          <w:p w14:paraId="4BFD2F81" w14:textId="77777777" w:rsidR="004B18BE" w:rsidRPr="00AF7DA6" w:rsidRDefault="004B18BE" w:rsidP="00EE0CBF">
            <w:pPr>
              <w:rPr>
                <w:rFonts w:ascii="Arial Narrow" w:hAnsi="Arial Narrow"/>
                <w:sz w:val="24"/>
              </w:rPr>
            </w:pPr>
          </w:p>
        </w:tc>
        <w:tc>
          <w:tcPr>
            <w:tcW w:w="3651" w:type="dxa"/>
          </w:tcPr>
          <w:p w14:paraId="4B144393" w14:textId="79557F22" w:rsidR="004B18BE" w:rsidRPr="00AF7DA6" w:rsidRDefault="004B18BE" w:rsidP="00EE0C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 w:rsidRPr="00AF7DA6">
              <w:rPr>
                <w:rFonts w:ascii="Arial Narrow" w:hAnsi="Arial Narrow"/>
                <w:sz w:val="24"/>
              </w:rPr>
              <w:t>Implementare mecanisme de securitate pe datele stocate în bază (hash pe parole)</w:t>
            </w:r>
          </w:p>
        </w:tc>
        <w:tc>
          <w:tcPr>
            <w:tcW w:w="2816" w:type="dxa"/>
          </w:tcPr>
          <w:p w14:paraId="637144D4" w14:textId="77777777" w:rsidR="004B18BE" w:rsidRPr="00AF7DA6" w:rsidRDefault="004B18BE" w:rsidP="00EE0C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 w:rsidRPr="00AF7DA6">
              <w:rPr>
                <w:rFonts w:ascii="Arial Narrow" w:hAnsi="Arial Narrow"/>
                <w:b/>
                <w:sz w:val="24"/>
              </w:rPr>
              <w:t xml:space="preserve">1p </w:t>
            </w:r>
            <w:r w:rsidRPr="00AF7DA6">
              <w:rPr>
                <w:rFonts w:ascii="Arial Narrow" w:hAnsi="Arial Narrow"/>
                <w:sz w:val="24"/>
              </w:rPr>
              <w:t>(nu se acordă punctaj parțial)</w:t>
            </w:r>
          </w:p>
        </w:tc>
      </w:tr>
      <w:tr w:rsidR="00F22C97" w:rsidRPr="00AF7DA6" w14:paraId="29115388" w14:textId="77777777" w:rsidTr="00C72563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9" w:type="dxa"/>
            <w:vMerge w:val="restart"/>
            <w:tcBorders>
              <w:top w:val="single" w:sz="4" w:space="0" w:color="auto"/>
            </w:tcBorders>
          </w:tcPr>
          <w:p w14:paraId="45680040" w14:textId="77777777" w:rsidR="00F22C97" w:rsidRPr="00AF7DA6" w:rsidRDefault="00F22C97" w:rsidP="00EE0CBF">
            <w:pPr>
              <w:jc w:val="center"/>
              <w:rPr>
                <w:rFonts w:ascii="Arial Narrow" w:hAnsi="Arial Narrow"/>
                <w:sz w:val="24"/>
              </w:rPr>
            </w:pPr>
          </w:p>
          <w:p w14:paraId="73040B9C" w14:textId="77777777" w:rsidR="00F22C97" w:rsidRPr="00AF7DA6" w:rsidRDefault="00F22C97" w:rsidP="00F169B4">
            <w:pPr>
              <w:rPr>
                <w:rFonts w:ascii="Arial Narrow" w:hAnsi="Arial Narrow"/>
                <w:sz w:val="24"/>
              </w:rPr>
            </w:pPr>
          </w:p>
          <w:p w14:paraId="63D1A401" w14:textId="33DE8E7F" w:rsidR="00F22C97" w:rsidRPr="00AF7DA6" w:rsidRDefault="00F22C97" w:rsidP="00F169B4">
            <w:pPr>
              <w:rPr>
                <w:rFonts w:ascii="Arial Narrow" w:hAnsi="Arial Narrow"/>
                <w:sz w:val="24"/>
              </w:rPr>
            </w:pPr>
          </w:p>
          <w:p w14:paraId="7C8D9553" w14:textId="1AC3798C" w:rsidR="00F22C97" w:rsidRPr="00AF7DA6" w:rsidRDefault="00F22C97" w:rsidP="00EE0CBF">
            <w:pPr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Pagină</w:t>
            </w:r>
            <w:r w:rsidRPr="00AF7DA6">
              <w:rPr>
                <w:rFonts w:ascii="Arial Narrow" w:hAnsi="Arial Narrow"/>
                <w:sz w:val="24"/>
              </w:rPr>
              <w:t xml:space="preserve"> principal</w:t>
            </w:r>
            <w:r>
              <w:rPr>
                <w:rFonts w:ascii="Arial Narrow" w:hAnsi="Arial Narrow"/>
                <w:sz w:val="24"/>
              </w:rPr>
              <w:t>ă</w:t>
            </w:r>
            <w:r w:rsidRPr="00AF7DA6">
              <w:rPr>
                <w:rFonts w:ascii="Arial Narrow" w:hAnsi="Arial Narrow"/>
                <w:sz w:val="24"/>
              </w:rPr>
              <w:t xml:space="preserve"> (</w:t>
            </w:r>
            <w:r>
              <w:rPr>
                <w:rFonts w:ascii="Arial Narrow" w:hAnsi="Arial Narrow"/>
                <w:sz w:val="24"/>
              </w:rPr>
              <w:t>1</w:t>
            </w:r>
            <w:r w:rsidRPr="00AF7DA6">
              <w:rPr>
                <w:rFonts w:ascii="Arial Narrow" w:hAnsi="Arial Narrow"/>
                <w:sz w:val="24"/>
              </w:rPr>
              <w:t>0p)</w:t>
            </w:r>
          </w:p>
        </w:tc>
        <w:tc>
          <w:tcPr>
            <w:tcW w:w="3651" w:type="dxa"/>
            <w:tcBorders>
              <w:top w:val="single" w:sz="4" w:space="0" w:color="auto"/>
            </w:tcBorders>
          </w:tcPr>
          <w:p w14:paraId="5EA67E9F" w14:textId="13DE0384" w:rsidR="00F22C97" w:rsidRPr="00AF7DA6" w:rsidRDefault="00F22C97" w:rsidP="00EE0C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 w:rsidRPr="00AF7DA6">
              <w:rPr>
                <w:rFonts w:ascii="Arial Narrow" w:hAnsi="Arial Narrow"/>
                <w:sz w:val="24"/>
              </w:rPr>
              <w:t>Afișarea cursurilor pentru studenți</w:t>
            </w:r>
          </w:p>
        </w:tc>
        <w:tc>
          <w:tcPr>
            <w:tcW w:w="2816" w:type="dxa"/>
            <w:tcBorders>
              <w:top w:val="single" w:sz="4" w:space="0" w:color="auto"/>
            </w:tcBorders>
          </w:tcPr>
          <w:p w14:paraId="34548223" w14:textId="47399114" w:rsidR="00F22C97" w:rsidRPr="00AF7DA6" w:rsidRDefault="00F22C97" w:rsidP="00EE0C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 w:rsidRPr="00AF7DA6">
              <w:rPr>
                <w:rFonts w:ascii="Arial Narrow" w:hAnsi="Arial Narrow"/>
                <w:b/>
                <w:sz w:val="24"/>
              </w:rPr>
              <w:t xml:space="preserve">4p </w:t>
            </w:r>
            <w:r w:rsidRPr="00AF7DA6">
              <w:rPr>
                <w:rFonts w:ascii="Arial Narrow" w:hAnsi="Arial Narrow"/>
                <w:sz w:val="24"/>
              </w:rPr>
              <w:t>(se punctează orice format ales de utilizator)</w:t>
            </w:r>
          </w:p>
        </w:tc>
      </w:tr>
      <w:tr w:rsidR="00F22C97" w:rsidRPr="00AF7DA6" w14:paraId="72BB103F" w14:textId="77777777" w:rsidTr="00C72563">
        <w:trPr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9" w:type="dxa"/>
            <w:vMerge/>
          </w:tcPr>
          <w:p w14:paraId="18BE4194" w14:textId="77777777" w:rsidR="00F22C97" w:rsidRPr="00AF7DA6" w:rsidRDefault="00F22C97" w:rsidP="00EE0CBF">
            <w:pPr>
              <w:rPr>
                <w:rFonts w:ascii="Arial Narrow" w:hAnsi="Arial Narrow"/>
                <w:sz w:val="24"/>
              </w:rPr>
            </w:pPr>
          </w:p>
        </w:tc>
        <w:tc>
          <w:tcPr>
            <w:tcW w:w="3651" w:type="dxa"/>
          </w:tcPr>
          <w:p w14:paraId="09ECDB03" w14:textId="68424935" w:rsidR="00F22C97" w:rsidRPr="00AF7DA6" w:rsidRDefault="00F22C97" w:rsidP="00EE0C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 w:rsidRPr="00AF7DA6">
              <w:rPr>
                <w:rFonts w:ascii="Arial Narrow" w:hAnsi="Arial Narrow"/>
                <w:sz w:val="24"/>
              </w:rPr>
              <w:t>Afișarea cursurilor unde studentul este înrolat</w:t>
            </w:r>
          </w:p>
        </w:tc>
        <w:tc>
          <w:tcPr>
            <w:tcW w:w="2816" w:type="dxa"/>
          </w:tcPr>
          <w:p w14:paraId="5E9AC66C" w14:textId="51FF6419" w:rsidR="00F22C97" w:rsidRPr="00AF7DA6" w:rsidRDefault="00F22C97" w:rsidP="00EE0C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 w:rsidRPr="00AF7DA6">
              <w:rPr>
                <w:rFonts w:ascii="Arial Narrow" w:hAnsi="Arial Narrow"/>
                <w:b/>
                <w:sz w:val="24"/>
              </w:rPr>
              <w:t xml:space="preserve">4p </w:t>
            </w:r>
            <w:r w:rsidRPr="00AF7DA6">
              <w:rPr>
                <w:rFonts w:ascii="Arial Narrow" w:hAnsi="Arial Narrow"/>
                <w:sz w:val="24"/>
              </w:rPr>
              <w:t xml:space="preserve">(nu se acordă punctaj parțial)  </w:t>
            </w:r>
          </w:p>
        </w:tc>
      </w:tr>
      <w:tr w:rsidR="00F22C97" w:rsidRPr="00AF7DA6" w14:paraId="47E829F9" w14:textId="77777777" w:rsidTr="005D6C9B">
        <w:trPr>
          <w:trHeight w:val="6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9" w:type="dxa"/>
            <w:vMerge/>
          </w:tcPr>
          <w:p w14:paraId="0D6B3A20" w14:textId="77777777" w:rsidR="00F22C97" w:rsidRPr="00AF7DA6" w:rsidRDefault="00F22C97" w:rsidP="00EE0CBF">
            <w:pPr>
              <w:rPr>
                <w:rFonts w:ascii="Arial Narrow" w:hAnsi="Arial Narrow"/>
                <w:sz w:val="24"/>
              </w:rPr>
            </w:pPr>
          </w:p>
        </w:tc>
        <w:tc>
          <w:tcPr>
            <w:tcW w:w="3651" w:type="dxa"/>
          </w:tcPr>
          <w:p w14:paraId="65A18D34" w14:textId="5C4853E3" w:rsidR="00F22C97" w:rsidRPr="00AF7DA6" w:rsidRDefault="00F22C97" w:rsidP="00F22C9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Înrolare student la un curs</w:t>
            </w:r>
            <w:r w:rsidRPr="00AF7DA6">
              <w:rPr>
                <w:rFonts w:ascii="Arial Narrow" w:hAnsi="Arial Narrow"/>
                <w:sz w:val="24"/>
              </w:rPr>
              <w:t xml:space="preserve"> </w:t>
            </w:r>
            <w:r>
              <w:rPr>
                <w:rFonts w:ascii="Arial Narrow" w:hAnsi="Arial Narrow"/>
                <w:sz w:val="24"/>
              </w:rPr>
              <w:t>(care permite înscriere)</w:t>
            </w:r>
          </w:p>
        </w:tc>
        <w:tc>
          <w:tcPr>
            <w:tcW w:w="2816" w:type="dxa"/>
          </w:tcPr>
          <w:p w14:paraId="01B2EAD9" w14:textId="6A37085A" w:rsidR="00F22C97" w:rsidRPr="00AF7DA6" w:rsidRDefault="00F22C97" w:rsidP="00F22C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sz w:val="24"/>
              </w:rPr>
            </w:pPr>
            <w:r>
              <w:rPr>
                <w:rFonts w:ascii="Arial Narrow" w:hAnsi="Arial Narrow"/>
                <w:b/>
                <w:sz w:val="24"/>
              </w:rPr>
              <w:t>2</w:t>
            </w:r>
            <w:r w:rsidRPr="00AF7DA6">
              <w:rPr>
                <w:rFonts w:ascii="Arial Narrow" w:hAnsi="Arial Narrow"/>
                <w:b/>
                <w:sz w:val="24"/>
              </w:rPr>
              <w:t xml:space="preserve">p </w:t>
            </w:r>
            <w:r w:rsidRPr="00AF7DA6">
              <w:rPr>
                <w:rFonts w:ascii="Arial Narrow" w:hAnsi="Arial Narrow"/>
                <w:sz w:val="24"/>
              </w:rPr>
              <w:t>(nu se acordă punctaj parțial)</w:t>
            </w:r>
          </w:p>
        </w:tc>
      </w:tr>
      <w:tr w:rsidR="00006AF9" w:rsidRPr="00AF7DA6" w14:paraId="70272243" w14:textId="77777777" w:rsidTr="00F12AC3">
        <w:trPr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9" w:type="dxa"/>
            <w:vMerge w:val="restart"/>
            <w:tcBorders>
              <w:top w:val="single" w:sz="4" w:space="0" w:color="auto"/>
            </w:tcBorders>
          </w:tcPr>
          <w:p w14:paraId="20D97BF3" w14:textId="77777777" w:rsidR="00006AF9" w:rsidRDefault="00006AF9" w:rsidP="00EE0CBF">
            <w:pPr>
              <w:jc w:val="center"/>
              <w:rPr>
                <w:rFonts w:ascii="Arial Narrow" w:hAnsi="Arial Narrow"/>
                <w:b w:val="0"/>
                <w:bCs w:val="0"/>
                <w:sz w:val="24"/>
              </w:rPr>
            </w:pPr>
          </w:p>
          <w:p w14:paraId="65BD5B56" w14:textId="77777777" w:rsidR="00F12AC3" w:rsidRPr="00C932B9" w:rsidRDefault="00F12AC3" w:rsidP="00C932B9">
            <w:pPr>
              <w:rPr>
                <w:rFonts w:ascii="Arial Narrow" w:hAnsi="Arial Narrow"/>
                <w:sz w:val="24"/>
              </w:rPr>
            </w:pPr>
          </w:p>
          <w:p w14:paraId="59EB40EF" w14:textId="77777777" w:rsidR="00F12AC3" w:rsidRPr="00C932B9" w:rsidRDefault="00F12AC3" w:rsidP="00C932B9">
            <w:pPr>
              <w:rPr>
                <w:rFonts w:ascii="Arial Narrow" w:hAnsi="Arial Narrow"/>
                <w:sz w:val="24"/>
              </w:rPr>
            </w:pPr>
          </w:p>
          <w:p w14:paraId="413E1CCE" w14:textId="77777777" w:rsidR="00F12AC3" w:rsidRDefault="00F12AC3" w:rsidP="00F12AC3">
            <w:pPr>
              <w:rPr>
                <w:rFonts w:ascii="Arial Narrow" w:hAnsi="Arial Narrow"/>
                <w:b w:val="0"/>
                <w:bCs w:val="0"/>
                <w:sz w:val="24"/>
              </w:rPr>
            </w:pPr>
          </w:p>
          <w:p w14:paraId="6D786D28" w14:textId="77777777" w:rsidR="00F12AC3" w:rsidRDefault="00F12AC3" w:rsidP="00F12AC3">
            <w:pPr>
              <w:rPr>
                <w:rFonts w:ascii="Arial Narrow" w:hAnsi="Arial Narrow"/>
                <w:b w:val="0"/>
                <w:bCs w:val="0"/>
                <w:sz w:val="24"/>
              </w:rPr>
            </w:pPr>
          </w:p>
          <w:p w14:paraId="72765148" w14:textId="77777777" w:rsidR="00F12AC3" w:rsidRDefault="00F12AC3" w:rsidP="00F12AC3">
            <w:pPr>
              <w:rPr>
                <w:rFonts w:ascii="Arial Narrow" w:hAnsi="Arial Narrow"/>
                <w:b w:val="0"/>
                <w:bCs w:val="0"/>
                <w:sz w:val="24"/>
              </w:rPr>
            </w:pPr>
          </w:p>
          <w:p w14:paraId="7EA6880D" w14:textId="40192CCB" w:rsidR="00F12AC3" w:rsidRPr="00F12AC3" w:rsidRDefault="00F12AC3" w:rsidP="00F12AC3">
            <w:pPr>
              <w:jc w:val="center"/>
              <w:rPr>
                <w:rFonts w:ascii="Arial Narrow" w:hAnsi="Arial Narrow"/>
                <w:sz w:val="24"/>
              </w:rPr>
            </w:pPr>
            <w:r w:rsidRPr="00AF7DA6">
              <w:rPr>
                <w:rFonts w:ascii="Arial Narrow" w:hAnsi="Arial Narrow"/>
                <w:sz w:val="24"/>
              </w:rPr>
              <w:t>Pagină curs (20p)</w:t>
            </w:r>
          </w:p>
        </w:tc>
        <w:tc>
          <w:tcPr>
            <w:tcW w:w="3651" w:type="dxa"/>
            <w:tcBorders>
              <w:top w:val="single" w:sz="4" w:space="0" w:color="auto"/>
            </w:tcBorders>
          </w:tcPr>
          <w:p w14:paraId="55BE5AA0" w14:textId="77777777" w:rsidR="00006AF9" w:rsidRDefault="00006AF9" w:rsidP="00F169B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 w:rsidRPr="00AF7DA6">
              <w:rPr>
                <w:rFonts w:ascii="Arial Narrow" w:hAnsi="Arial Narrow"/>
                <w:sz w:val="24"/>
              </w:rPr>
              <w:t>Vizualizare materiale încărcate de profesor</w:t>
            </w:r>
          </w:p>
        </w:tc>
        <w:tc>
          <w:tcPr>
            <w:tcW w:w="2816" w:type="dxa"/>
            <w:tcBorders>
              <w:top w:val="single" w:sz="4" w:space="0" w:color="auto"/>
            </w:tcBorders>
          </w:tcPr>
          <w:p w14:paraId="02A7885E" w14:textId="733B4679" w:rsidR="00006AF9" w:rsidRDefault="00006AF9" w:rsidP="00EE0C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sz w:val="24"/>
              </w:rPr>
            </w:pPr>
            <w:r w:rsidRPr="00AF7DA6">
              <w:rPr>
                <w:rFonts w:ascii="Arial Narrow" w:hAnsi="Arial Narrow"/>
                <w:b/>
                <w:sz w:val="24"/>
              </w:rPr>
              <w:t xml:space="preserve">3p </w:t>
            </w:r>
            <w:r w:rsidRPr="00AF7DA6">
              <w:rPr>
                <w:rFonts w:ascii="Arial Narrow" w:hAnsi="Arial Narrow"/>
                <w:sz w:val="24"/>
              </w:rPr>
              <w:t>(nu se acordă punctaj parțial)</w:t>
            </w:r>
          </w:p>
        </w:tc>
      </w:tr>
      <w:tr w:rsidR="004B18BE" w:rsidRPr="00AF7DA6" w14:paraId="6949D4A9" w14:textId="77777777" w:rsidTr="00C72563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9" w:type="dxa"/>
            <w:vMerge/>
          </w:tcPr>
          <w:p w14:paraId="2A911890" w14:textId="77777777" w:rsidR="004B18BE" w:rsidRPr="00AF7DA6" w:rsidRDefault="004B18BE" w:rsidP="00EE0CBF">
            <w:pPr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3651" w:type="dxa"/>
          </w:tcPr>
          <w:p w14:paraId="1B681F30" w14:textId="6CD518E5" w:rsidR="004B18BE" w:rsidRPr="00AF7DA6" w:rsidRDefault="00F169B4" w:rsidP="00EE0C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 w:rsidRPr="00AF7DA6">
              <w:rPr>
                <w:rFonts w:ascii="Arial Narrow" w:hAnsi="Arial Narrow"/>
                <w:sz w:val="24"/>
              </w:rPr>
              <w:t>Afișarea resurselor digitale disponibile studentului (rămase)</w:t>
            </w:r>
          </w:p>
        </w:tc>
        <w:tc>
          <w:tcPr>
            <w:tcW w:w="2816" w:type="dxa"/>
          </w:tcPr>
          <w:p w14:paraId="048123DF" w14:textId="440B7483" w:rsidR="004B18BE" w:rsidRPr="00AF7DA6" w:rsidRDefault="00F169B4" w:rsidP="00EE0C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 w:rsidRPr="00AF7DA6">
              <w:rPr>
                <w:rFonts w:ascii="Arial Narrow" w:hAnsi="Arial Narrow"/>
                <w:b/>
                <w:sz w:val="24"/>
              </w:rPr>
              <w:t>3</w:t>
            </w:r>
            <w:r w:rsidR="004B18BE" w:rsidRPr="00AF7DA6">
              <w:rPr>
                <w:rFonts w:ascii="Arial Narrow" w:hAnsi="Arial Narrow"/>
                <w:b/>
                <w:sz w:val="24"/>
              </w:rPr>
              <w:t>p</w:t>
            </w:r>
            <w:r w:rsidR="004B18BE" w:rsidRPr="00AF7DA6">
              <w:rPr>
                <w:rFonts w:ascii="Arial Narrow" w:hAnsi="Arial Narrow"/>
                <w:sz w:val="24"/>
              </w:rPr>
              <w:t xml:space="preserve"> (</w:t>
            </w:r>
            <w:r w:rsidR="008D2979" w:rsidRPr="00AF7DA6">
              <w:rPr>
                <w:rFonts w:ascii="Arial Narrow" w:hAnsi="Arial Narrow"/>
                <w:sz w:val="24"/>
              </w:rPr>
              <w:t>nu se acordă punctaj parțial)</w:t>
            </w:r>
          </w:p>
        </w:tc>
      </w:tr>
      <w:tr w:rsidR="004B18BE" w:rsidRPr="00AF7DA6" w14:paraId="27B7A3C4" w14:textId="77777777" w:rsidTr="00C72563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9" w:type="dxa"/>
            <w:vMerge/>
          </w:tcPr>
          <w:p w14:paraId="50704F81" w14:textId="77777777" w:rsidR="004B18BE" w:rsidRPr="00AF7DA6" w:rsidRDefault="004B18BE" w:rsidP="00EE0CBF">
            <w:pPr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3651" w:type="dxa"/>
          </w:tcPr>
          <w:p w14:paraId="7FA6E838" w14:textId="46290712" w:rsidR="004B18BE" w:rsidRPr="00AF7DA6" w:rsidRDefault="008365BA" w:rsidP="008365B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 w:rsidRPr="00AF7DA6">
              <w:rPr>
                <w:rFonts w:ascii="Arial Narrow" w:hAnsi="Arial Narrow"/>
                <w:sz w:val="24"/>
              </w:rPr>
              <w:t>Solicitarea de resurse suplimentare</w:t>
            </w:r>
          </w:p>
        </w:tc>
        <w:tc>
          <w:tcPr>
            <w:tcW w:w="2816" w:type="dxa"/>
          </w:tcPr>
          <w:p w14:paraId="41279CD0" w14:textId="2F011D60" w:rsidR="004B18BE" w:rsidRPr="00AF7DA6" w:rsidRDefault="00B006BF" w:rsidP="00EE0C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 w:rsidRPr="00AF7DA6">
              <w:rPr>
                <w:rFonts w:ascii="Arial Narrow" w:hAnsi="Arial Narrow"/>
                <w:b/>
                <w:sz w:val="24"/>
              </w:rPr>
              <w:t>2</w:t>
            </w:r>
            <w:r w:rsidR="004B18BE" w:rsidRPr="00AF7DA6">
              <w:rPr>
                <w:rFonts w:ascii="Arial Narrow" w:hAnsi="Arial Narrow"/>
                <w:b/>
                <w:sz w:val="24"/>
              </w:rPr>
              <w:t xml:space="preserve">p </w:t>
            </w:r>
            <w:r w:rsidR="004B18BE" w:rsidRPr="00AF7DA6">
              <w:rPr>
                <w:rFonts w:ascii="Arial Narrow" w:hAnsi="Arial Narrow"/>
                <w:sz w:val="24"/>
              </w:rPr>
              <w:t>(nu se acordă punctaj parțial)</w:t>
            </w:r>
          </w:p>
        </w:tc>
      </w:tr>
      <w:tr w:rsidR="004B18BE" w:rsidRPr="00AF7DA6" w14:paraId="47B377A1" w14:textId="77777777" w:rsidTr="00C72563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9" w:type="dxa"/>
            <w:vMerge/>
          </w:tcPr>
          <w:p w14:paraId="4B1265A0" w14:textId="77777777" w:rsidR="004B18BE" w:rsidRPr="00AF7DA6" w:rsidRDefault="004B18BE" w:rsidP="00EE0CBF">
            <w:pPr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3651" w:type="dxa"/>
          </w:tcPr>
          <w:p w14:paraId="1BD199A6" w14:textId="58529C49" w:rsidR="004B18BE" w:rsidRPr="00AF7DA6" w:rsidRDefault="008365BA" w:rsidP="00EE0C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 w:rsidRPr="00AF7DA6">
              <w:rPr>
                <w:rFonts w:ascii="Arial Narrow" w:hAnsi="Arial Narrow"/>
                <w:sz w:val="24"/>
              </w:rPr>
              <w:t>Încărcarea temelor de către studenți</w:t>
            </w:r>
          </w:p>
        </w:tc>
        <w:tc>
          <w:tcPr>
            <w:tcW w:w="2816" w:type="dxa"/>
          </w:tcPr>
          <w:p w14:paraId="530025B5" w14:textId="5FD5B976" w:rsidR="004B18BE" w:rsidRPr="00AF7DA6" w:rsidRDefault="008365BA" w:rsidP="00EE0C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sz w:val="24"/>
              </w:rPr>
            </w:pPr>
            <w:r w:rsidRPr="00AF7DA6">
              <w:rPr>
                <w:rFonts w:ascii="Arial Narrow" w:hAnsi="Arial Narrow"/>
                <w:b/>
                <w:sz w:val="24"/>
              </w:rPr>
              <w:t>2</w:t>
            </w:r>
            <w:r w:rsidR="004B18BE" w:rsidRPr="00AF7DA6">
              <w:rPr>
                <w:rFonts w:ascii="Arial Narrow" w:hAnsi="Arial Narrow"/>
                <w:b/>
                <w:sz w:val="24"/>
              </w:rPr>
              <w:t xml:space="preserve">p </w:t>
            </w:r>
            <w:r w:rsidR="004B18BE" w:rsidRPr="00AF7DA6">
              <w:rPr>
                <w:rFonts w:ascii="Arial Narrow" w:hAnsi="Arial Narrow"/>
                <w:sz w:val="24"/>
              </w:rPr>
              <w:t>(nu se acordă punctaj parțial)</w:t>
            </w:r>
          </w:p>
        </w:tc>
      </w:tr>
      <w:tr w:rsidR="004B18BE" w:rsidRPr="00AF7DA6" w14:paraId="3A03DEFF" w14:textId="77777777" w:rsidTr="00C72563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9" w:type="dxa"/>
            <w:vMerge/>
          </w:tcPr>
          <w:p w14:paraId="4B014463" w14:textId="77777777" w:rsidR="004B18BE" w:rsidRPr="00AF7DA6" w:rsidRDefault="004B18BE" w:rsidP="00EE0CBF">
            <w:pPr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3651" w:type="dxa"/>
          </w:tcPr>
          <w:p w14:paraId="0AA96F32" w14:textId="2F650CBC" w:rsidR="004B18BE" w:rsidRPr="00AF7DA6" w:rsidRDefault="0046079E" w:rsidP="00EE0C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bookmarkStart w:id="0" w:name="_Hlk197513636"/>
            <w:r>
              <w:rPr>
                <w:rFonts w:ascii="Arial Narrow" w:hAnsi="Arial Narrow"/>
                <w:sz w:val="24"/>
              </w:rPr>
              <w:t>Simularea</w:t>
            </w:r>
            <w:r w:rsidRPr="00AF7DA6">
              <w:rPr>
                <w:rFonts w:ascii="Arial Narrow" w:hAnsi="Arial Narrow"/>
                <w:sz w:val="24"/>
              </w:rPr>
              <w:t xml:space="preserve"> </w:t>
            </w:r>
            <w:r w:rsidR="008365BA" w:rsidRPr="00AF7DA6">
              <w:rPr>
                <w:rFonts w:ascii="Arial Narrow" w:hAnsi="Arial Narrow"/>
                <w:sz w:val="24"/>
              </w:rPr>
              <w:t>consumului manual de</w:t>
            </w:r>
            <w:r w:rsidR="00B83DC9" w:rsidRPr="00AF7DA6">
              <w:rPr>
                <w:rFonts w:ascii="Arial Narrow" w:hAnsi="Arial Narrow"/>
                <w:sz w:val="24"/>
              </w:rPr>
              <w:t xml:space="preserve"> </w:t>
            </w:r>
            <w:proofErr w:type="spellStart"/>
            <w:r w:rsidR="00F12AC3">
              <w:rPr>
                <w:rFonts w:ascii="Arial Narrow" w:hAnsi="Arial Narrow"/>
                <w:sz w:val="24"/>
              </w:rPr>
              <w:t>token</w:t>
            </w:r>
            <w:proofErr w:type="spellEnd"/>
            <w:r w:rsidR="00F12AC3">
              <w:rPr>
                <w:rFonts w:ascii="Arial Narrow" w:hAnsi="Arial Narrow"/>
                <w:sz w:val="24"/>
              </w:rPr>
              <w:t>-uri</w:t>
            </w:r>
            <w:r w:rsidR="00F12AC3" w:rsidRPr="00AF7DA6">
              <w:rPr>
                <w:rFonts w:ascii="Arial Narrow" w:hAnsi="Arial Narrow"/>
                <w:sz w:val="24"/>
              </w:rPr>
              <w:t xml:space="preserve"> </w:t>
            </w:r>
            <w:r w:rsidR="00B83DC9" w:rsidRPr="00AF7DA6">
              <w:rPr>
                <w:rFonts w:ascii="Arial Narrow" w:hAnsi="Arial Narrow"/>
                <w:sz w:val="24"/>
              </w:rPr>
              <w:t>de</w:t>
            </w:r>
            <w:r w:rsidR="008365BA" w:rsidRPr="00AF7DA6">
              <w:rPr>
                <w:rFonts w:ascii="Arial Narrow" w:hAnsi="Arial Narrow"/>
                <w:sz w:val="24"/>
              </w:rPr>
              <w:t xml:space="preserve"> către student</w:t>
            </w:r>
            <w:r w:rsidR="004B18BE" w:rsidRPr="00AF7DA6">
              <w:rPr>
                <w:rFonts w:ascii="Arial Narrow" w:hAnsi="Arial Narrow"/>
                <w:sz w:val="24"/>
              </w:rPr>
              <w:t xml:space="preserve"> </w:t>
            </w:r>
            <w:bookmarkEnd w:id="0"/>
          </w:p>
        </w:tc>
        <w:tc>
          <w:tcPr>
            <w:tcW w:w="2816" w:type="dxa"/>
          </w:tcPr>
          <w:p w14:paraId="211B93DA" w14:textId="52A65B64" w:rsidR="004B18BE" w:rsidRPr="00AF7DA6" w:rsidRDefault="008365BA" w:rsidP="00EE0C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 w:rsidRPr="00AF7DA6">
              <w:rPr>
                <w:rFonts w:ascii="Arial Narrow" w:hAnsi="Arial Narrow"/>
                <w:b/>
                <w:sz w:val="24"/>
              </w:rPr>
              <w:t>5</w:t>
            </w:r>
            <w:r w:rsidR="004B18BE" w:rsidRPr="00AF7DA6">
              <w:rPr>
                <w:rFonts w:ascii="Arial Narrow" w:hAnsi="Arial Narrow"/>
                <w:b/>
                <w:sz w:val="24"/>
              </w:rPr>
              <w:t xml:space="preserve">p </w:t>
            </w:r>
            <w:r w:rsidR="004B18BE" w:rsidRPr="00AF7DA6">
              <w:rPr>
                <w:rFonts w:ascii="Arial Narrow" w:hAnsi="Arial Narrow"/>
                <w:sz w:val="24"/>
              </w:rPr>
              <w:t>(</w:t>
            </w:r>
            <w:r w:rsidR="00006AF9">
              <w:rPr>
                <w:rFonts w:ascii="Arial Narrow" w:hAnsi="Arial Narrow"/>
                <w:sz w:val="24"/>
              </w:rPr>
              <w:t>0.5p per activitate</w:t>
            </w:r>
            <w:r w:rsidR="004B18BE" w:rsidRPr="00AF7DA6">
              <w:rPr>
                <w:rFonts w:ascii="Arial Narrow" w:hAnsi="Arial Narrow"/>
                <w:sz w:val="24"/>
              </w:rPr>
              <w:t>)</w:t>
            </w:r>
          </w:p>
        </w:tc>
      </w:tr>
      <w:tr w:rsidR="004B18BE" w:rsidRPr="00AF7DA6" w14:paraId="6DCD3ED6" w14:textId="77777777" w:rsidTr="00C72563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9" w:type="dxa"/>
            <w:vMerge/>
          </w:tcPr>
          <w:p w14:paraId="418EBD72" w14:textId="77777777" w:rsidR="004B18BE" w:rsidRPr="00AF7DA6" w:rsidRDefault="004B18BE" w:rsidP="00EE0CBF">
            <w:pPr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3651" w:type="dxa"/>
          </w:tcPr>
          <w:p w14:paraId="1C068BF8" w14:textId="492C987F" w:rsidR="004B18BE" w:rsidRPr="00AF7DA6" w:rsidRDefault="00006AF9" w:rsidP="00EE0C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Simularea validării utilizării abonamentelor</w:t>
            </w:r>
          </w:p>
        </w:tc>
        <w:tc>
          <w:tcPr>
            <w:tcW w:w="2816" w:type="dxa"/>
          </w:tcPr>
          <w:p w14:paraId="42345C7F" w14:textId="64411A91" w:rsidR="004B18BE" w:rsidRPr="00AF7DA6" w:rsidRDefault="008365BA" w:rsidP="00EE0C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 w:rsidRPr="00AF7DA6">
              <w:rPr>
                <w:rFonts w:ascii="Arial Narrow" w:hAnsi="Arial Narrow"/>
                <w:b/>
                <w:sz w:val="24"/>
              </w:rPr>
              <w:t>5</w:t>
            </w:r>
            <w:r w:rsidR="004B18BE" w:rsidRPr="00AF7DA6">
              <w:rPr>
                <w:rFonts w:ascii="Arial Narrow" w:hAnsi="Arial Narrow"/>
                <w:b/>
                <w:sz w:val="24"/>
              </w:rPr>
              <w:t xml:space="preserve">p </w:t>
            </w:r>
            <w:r w:rsidR="004B18BE" w:rsidRPr="00AF7DA6">
              <w:rPr>
                <w:rFonts w:ascii="Arial Narrow" w:hAnsi="Arial Narrow"/>
                <w:sz w:val="24"/>
              </w:rPr>
              <w:t>(nu se acordă punctaj parțial)</w:t>
            </w:r>
          </w:p>
        </w:tc>
      </w:tr>
      <w:tr w:rsidR="00F22C97" w:rsidRPr="00AF7DA6" w14:paraId="28BFE200" w14:textId="77777777" w:rsidTr="00F22C97">
        <w:trPr>
          <w:trHeight w:val="1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9" w:type="dxa"/>
            <w:vMerge w:val="restart"/>
          </w:tcPr>
          <w:p w14:paraId="608D3FDE" w14:textId="684704F3" w:rsidR="00F22C97" w:rsidRPr="00AF7DA6" w:rsidRDefault="00F22C97" w:rsidP="00F22C97">
            <w:pPr>
              <w:jc w:val="center"/>
              <w:rPr>
                <w:rFonts w:ascii="Arial Narrow" w:hAnsi="Arial Narrow"/>
                <w:b w:val="0"/>
                <w:bCs w:val="0"/>
                <w:sz w:val="24"/>
              </w:rPr>
            </w:pPr>
          </w:p>
          <w:p w14:paraId="0795D20C" w14:textId="77777777" w:rsidR="00F22C97" w:rsidRPr="00AF7DA6" w:rsidRDefault="00F22C97" w:rsidP="00F22C97">
            <w:pPr>
              <w:jc w:val="center"/>
              <w:rPr>
                <w:rFonts w:ascii="Arial Narrow" w:hAnsi="Arial Narrow"/>
                <w:sz w:val="24"/>
              </w:rPr>
            </w:pPr>
          </w:p>
          <w:p w14:paraId="25D8060F" w14:textId="77777777" w:rsidR="00F22C97" w:rsidRPr="00AF7DA6" w:rsidRDefault="00F22C97" w:rsidP="00F22C97">
            <w:pPr>
              <w:jc w:val="center"/>
              <w:rPr>
                <w:rFonts w:ascii="Arial Narrow" w:hAnsi="Arial Narrow"/>
                <w:sz w:val="24"/>
              </w:rPr>
            </w:pPr>
          </w:p>
          <w:p w14:paraId="604EA0A8" w14:textId="4CCB6C9C" w:rsidR="00F22C97" w:rsidRPr="00AF7DA6" w:rsidRDefault="000D3636" w:rsidP="00F22C97">
            <w:pPr>
              <w:jc w:val="center"/>
              <w:rPr>
                <w:rFonts w:ascii="Arial Narrow" w:hAnsi="Arial Narrow"/>
                <w:b w:val="0"/>
                <w:bCs w:val="0"/>
                <w:sz w:val="24"/>
              </w:rPr>
            </w:pPr>
            <w:r>
              <w:rPr>
                <w:rFonts w:ascii="Arial Narrow" w:hAnsi="Arial Narrow"/>
                <w:sz w:val="24"/>
              </w:rPr>
              <w:t xml:space="preserve">Pagină </w:t>
            </w:r>
            <w:r w:rsidR="00F22C97" w:rsidRPr="00AF7DA6">
              <w:rPr>
                <w:rFonts w:ascii="Arial Narrow" w:hAnsi="Arial Narrow"/>
                <w:sz w:val="24"/>
              </w:rPr>
              <w:t>Administrator (</w:t>
            </w:r>
            <w:r w:rsidR="00F22C97">
              <w:rPr>
                <w:rFonts w:ascii="Arial Narrow" w:hAnsi="Arial Narrow"/>
                <w:sz w:val="24"/>
              </w:rPr>
              <w:t>2</w:t>
            </w:r>
            <w:r w:rsidR="00F22C97" w:rsidRPr="00AF7DA6">
              <w:rPr>
                <w:rFonts w:ascii="Arial Narrow" w:hAnsi="Arial Narrow"/>
                <w:sz w:val="24"/>
              </w:rPr>
              <w:t>5p)</w:t>
            </w:r>
          </w:p>
          <w:p w14:paraId="2872F707" w14:textId="77777777" w:rsidR="00F22C97" w:rsidRPr="00AF7DA6" w:rsidRDefault="00F22C97" w:rsidP="00F22C97">
            <w:pPr>
              <w:jc w:val="center"/>
              <w:rPr>
                <w:rFonts w:ascii="Arial Narrow" w:hAnsi="Arial Narrow"/>
                <w:b w:val="0"/>
                <w:bCs w:val="0"/>
                <w:sz w:val="24"/>
              </w:rPr>
            </w:pPr>
          </w:p>
          <w:p w14:paraId="68F6D4C6" w14:textId="77777777" w:rsidR="00F22C97" w:rsidRPr="00AF7DA6" w:rsidRDefault="00F22C97" w:rsidP="00F22C97">
            <w:pPr>
              <w:jc w:val="center"/>
              <w:rPr>
                <w:rFonts w:ascii="Arial Narrow" w:hAnsi="Arial Narrow"/>
                <w:b w:val="0"/>
                <w:bCs w:val="0"/>
                <w:sz w:val="24"/>
              </w:rPr>
            </w:pPr>
          </w:p>
          <w:p w14:paraId="1D936F3C" w14:textId="77777777" w:rsidR="00F22C97" w:rsidRPr="00AF7DA6" w:rsidRDefault="00F22C97" w:rsidP="00F22C97">
            <w:pPr>
              <w:jc w:val="center"/>
              <w:rPr>
                <w:rFonts w:ascii="Arial Narrow" w:hAnsi="Arial Narrow"/>
                <w:b w:val="0"/>
                <w:bCs w:val="0"/>
                <w:sz w:val="24"/>
              </w:rPr>
            </w:pPr>
          </w:p>
          <w:p w14:paraId="106EDB04" w14:textId="77777777" w:rsidR="00F22C97" w:rsidRPr="00AF7DA6" w:rsidRDefault="00F22C97" w:rsidP="00F22C97">
            <w:pPr>
              <w:jc w:val="center"/>
              <w:rPr>
                <w:rFonts w:ascii="Arial Narrow" w:hAnsi="Arial Narrow"/>
                <w:b w:val="0"/>
                <w:bCs w:val="0"/>
                <w:sz w:val="24"/>
              </w:rPr>
            </w:pPr>
          </w:p>
          <w:p w14:paraId="49D202F7" w14:textId="77777777" w:rsidR="00F22C97" w:rsidRPr="00AF7DA6" w:rsidRDefault="00F22C97" w:rsidP="00F22C97">
            <w:pPr>
              <w:jc w:val="center"/>
              <w:rPr>
                <w:rFonts w:ascii="Arial Narrow" w:hAnsi="Arial Narrow"/>
                <w:b w:val="0"/>
                <w:bCs w:val="0"/>
                <w:sz w:val="24"/>
              </w:rPr>
            </w:pPr>
          </w:p>
          <w:p w14:paraId="6B6D4231" w14:textId="0A3A1FD4" w:rsidR="00F22C97" w:rsidRPr="00AF7DA6" w:rsidRDefault="00F22C97" w:rsidP="00F22C97">
            <w:pPr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3651" w:type="dxa"/>
            <w:tcBorders>
              <w:bottom w:val="single" w:sz="4" w:space="0" w:color="auto"/>
            </w:tcBorders>
          </w:tcPr>
          <w:p w14:paraId="59913C59" w14:textId="389708BD" w:rsidR="00F22C97" w:rsidRPr="00AF7DA6" w:rsidRDefault="00F22C97" w:rsidP="00F22C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Adăugare (existența celor două tipuri de resurse)</w:t>
            </w:r>
            <w:r w:rsidRPr="00AF7DA6">
              <w:rPr>
                <w:rFonts w:ascii="Arial Narrow" w:hAnsi="Arial Narrow"/>
                <w:sz w:val="24"/>
              </w:rPr>
              <w:t xml:space="preserve"> </w:t>
            </w:r>
          </w:p>
        </w:tc>
        <w:tc>
          <w:tcPr>
            <w:tcW w:w="2816" w:type="dxa"/>
            <w:tcBorders>
              <w:bottom w:val="single" w:sz="4" w:space="0" w:color="auto"/>
            </w:tcBorders>
          </w:tcPr>
          <w:p w14:paraId="33C50790" w14:textId="3D3EAFB7" w:rsidR="00F22C97" w:rsidRPr="00AF7DA6" w:rsidRDefault="00F22C97" w:rsidP="00F22C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sz w:val="24"/>
              </w:rPr>
            </w:pPr>
            <w:r w:rsidRPr="00AF7DA6">
              <w:rPr>
                <w:rFonts w:ascii="Arial Narrow" w:hAnsi="Arial Narrow"/>
                <w:b/>
                <w:sz w:val="24"/>
              </w:rPr>
              <w:t xml:space="preserve">1p </w:t>
            </w:r>
            <w:r w:rsidRPr="00AF7DA6">
              <w:rPr>
                <w:rFonts w:ascii="Arial Narrow" w:hAnsi="Arial Narrow"/>
                <w:sz w:val="24"/>
              </w:rPr>
              <w:t>(nu se acordă punctaj parțial)</w:t>
            </w:r>
          </w:p>
        </w:tc>
      </w:tr>
      <w:tr w:rsidR="00F22C97" w:rsidRPr="00AF7DA6" w14:paraId="5CA7231D" w14:textId="77777777" w:rsidTr="00F22C97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9" w:type="dxa"/>
            <w:vMerge/>
          </w:tcPr>
          <w:p w14:paraId="204F98FB" w14:textId="77777777" w:rsidR="00F22C97" w:rsidRPr="00AF7DA6" w:rsidRDefault="00F22C97" w:rsidP="00F22C97">
            <w:pPr>
              <w:jc w:val="center"/>
              <w:rPr>
                <w:rFonts w:ascii="Arial Narrow" w:hAnsi="Arial Narrow"/>
                <w:b w:val="0"/>
                <w:bCs w:val="0"/>
                <w:sz w:val="24"/>
              </w:rPr>
            </w:pPr>
          </w:p>
        </w:tc>
        <w:tc>
          <w:tcPr>
            <w:tcW w:w="3651" w:type="dxa"/>
            <w:tcBorders>
              <w:top w:val="single" w:sz="4" w:space="0" w:color="auto"/>
              <w:bottom w:val="single" w:sz="4" w:space="0" w:color="auto"/>
            </w:tcBorders>
          </w:tcPr>
          <w:p w14:paraId="28ACA92E" w14:textId="010B7E0E" w:rsidR="00F22C97" w:rsidRDefault="00F22C97" w:rsidP="00F22C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Adăugare activitate (existența a minim 10 activități)</w:t>
            </w:r>
          </w:p>
        </w:tc>
        <w:tc>
          <w:tcPr>
            <w:tcW w:w="2816" w:type="dxa"/>
            <w:tcBorders>
              <w:top w:val="single" w:sz="4" w:space="0" w:color="auto"/>
              <w:bottom w:val="single" w:sz="4" w:space="0" w:color="auto"/>
            </w:tcBorders>
          </w:tcPr>
          <w:p w14:paraId="02E314F1" w14:textId="77777777" w:rsidR="00F22C97" w:rsidRDefault="00F22C97" w:rsidP="00F22C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sz w:val="24"/>
              </w:rPr>
            </w:pPr>
            <w:r w:rsidRPr="0046079E">
              <w:rPr>
                <w:rFonts w:ascii="Arial Narrow" w:hAnsi="Arial Narrow"/>
                <w:b/>
                <w:sz w:val="24"/>
              </w:rPr>
              <w:t>10p</w:t>
            </w:r>
            <w:r w:rsidRPr="0046079E">
              <w:rPr>
                <w:rFonts w:ascii="Arial Narrow" w:hAnsi="Arial Narrow"/>
                <w:bCs/>
                <w:sz w:val="24"/>
              </w:rPr>
              <w:t xml:space="preserve"> (1p per activitate)</w:t>
            </w:r>
          </w:p>
        </w:tc>
      </w:tr>
      <w:tr w:rsidR="00F22C97" w:rsidRPr="00AF7DA6" w14:paraId="4E1C5045" w14:textId="77777777" w:rsidTr="00F22C97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9" w:type="dxa"/>
            <w:vMerge/>
          </w:tcPr>
          <w:p w14:paraId="2161CE3B" w14:textId="77777777" w:rsidR="00F22C97" w:rsidRPr="00AF7DA6" w:rsidRDefault="00F22C97" w:rsidP="00EE0CBF">
            <w:pPr>
              <w:jc w:val="center"/>
              <w:rPr>
                <w:rFonts w:ascii="Arial Narrow" w:hAnsi="Arial Narrow"/>
                <w:b w:val="0"/>
                <w:bCs w:val="0"/>
                <w:sz w:val="24"/>
              </w:rPr>
            </w:pPr>
          </w:p>
        </w:tc>
        <w:tc>
          <w:tcPr>
            <w:tcW w:w="3651" w:type="dxa"/>
            <w:tcBorders>
              <w:top w:val="single" w:sz="4" w:space="0" w:color="auto"/>
            </w:tcBorders>
          </w:tcPr>
          <w:p w14:paraId="4031822E" w14:textId="77777777" w:rsidR="00F22C97" w:rsidRDefault="00F22C97" w:rsidP="00BD74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 w:rsidRPr="00AF7DA6">
              <w:rPr>
                <w:rFonts w:ascii="Arial Narrow" w:hAnsi="Arial Narrow"/>
                <w:sz w:val="24"/>
              </w:rPr>
              <w:t xml:space="preserve">Distribuirea </w:t>
            </w:r>
            <w:r>
              <w:rPr>
                <w:rFonts w:ascii="Arial Narrow" w:hAnsi="Arial Narrow"/>
                <w:sz w:val="24"/>
              </w:rPr>
              <w:t>credențialelor</w:t>
            </w:r>
            <w:r w:rsidRPr="00AF7DA6">
              <w:rPr>
                <w:rFonts w:ascii="Arial Narrow" w:hAnsi="Arial Narrow"/>
                <w:sz w:val="24"/>
              </w:rPr>
              <w:t xml:space="preserve"> </w:t>
            </w:r>
            <w:r>
              <w:rPr>
                <w:rFonts w:ascii="Arial Narrow" w:hAnsi="Arial Narrow"/>
                <w:sz w:val="24"/>
              </w:rPr>
              <w:t>pentru abonamente via</w:t>
            </w:r>
            <w:r w:rsidRPr="00AF7DA6">
              <w:rPr>
                <w:rFonts w:ascii="Arial Narrow" w:hAnsi="Arial Narrow"/>
                <w:sz w:val="24"/>
              </w:rPr>
              <w:t xml:space="preserve"> mail</w:t>
            </w:r>
          </w:p>
        </w:tc>
        <w:tc>
          <w:tcPr>
            <w:tcW w:w="2816" w:type="dxa"/>
            <w:tcBorders>
              <w:top w:val="single" w:sz="4" w:space="0" w:color="auto"/>
            </w:tcBorders>
          </w:tcPr>
          <w:p w14:paraId="465BE2E5" w14:textId="30EF8587" w:rsidR="00F22C97" w:rsidRDefault="00F22C97" w:rsidP="00EE0C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sz w:val="24"/>
              </w:rPr>
            </w:pPr>
            <w:r>
              <w:rPr>
                <w:rFonts w:ascii="Arial Narrow" w:hAnsi="Arial Narrow"/>
                <w:b/>
                <w:sz w:val="24"/>
              </w:rPr>
              <w:t>2</w:t>
            </w:r>
            <w:r w:rsidRPr="00AF7DA6">
              <w:rPr>
                <w:rFonts w:ascii="Arial Narrow" w:hAnsi="Arial Narrow"/>
                <w:b/>
                <w:sz w:val="24"/>
              </w:rPr>
              <w:t xml:space="preserve">p </w:t>
            </w:r>
            <w:r w:rsidRPr="00AF7DA6">
              <w:rPr>
                <w:rFonts w:ascii="Arial Narrow" w:hAnsi="Arial Narrow"/>
                <w:sz w:val="24"/>
              </w:rPr>
              <w:t>(nu se acordă punctaj parțial)</w:t>
            </w:r>
          </w:p>
        </w:tc>
      </w:tr>
      <w:tr w:rsidR="009C0BD8" w:rsidRPr="00AF7DA6" w14:paraId="02897386" w14:textId="77777777" w:rsidTr="00006AF9">
        <w:trPr>
          <w:trHeight w:val="1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9" w:type="dxa"/>
            <w:vMerge/>
          </w:tcPr>
          <w:p w14:paraId="644DE6CD" w14:textId="77777777" w:rsidR="009C0BD8" w:rsidRPr="00AF7DA6" w:rsidRDefault="009C0BD8" w:rsidP="00EE0CBF">
            <w:pPr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3651" w:type="dxa"/>
            <w:tcBorders>
              <w:bottom w:val="single" w:sz="4" w:space="0" w:color="auto"/>
            </w:tcBorders>
          </w:tcPr>
          <w:p w14:paraId="1B9C2748" w14:textId="55716CD9" w:rsidR="00006AF9" w:rsidRPr="00AF7DA6" w:rsidRDefault="00006AF9" w:rsidP="00006AF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 xml:space="preserve">Introducerea numărului total de </w:t>
            </w:r>
            <w:proofErr w:type="spellStart"/>
            <w:r>
              <w:rPr>
                <w:rFonts w:ascii="Arial Narrow" w:hAnsi="Arial Narrow"/>
                <w:sz w:val="24"/>
              </w:rPr>
              <w:t>token</w:t>
            </w:r>
            <w:proofErr w:type="spellEnd"/>
            <w:r>
              <w:rPr>
                <w:rFonts w:ascii="Arial Narrow" w:hAnsi="Arial Narrow"/>
                <w:sz w:val="24"/>
              </w:rPr>
              <w:t>-uri și d</w:t>
            </w:r>
            <w:r w:rsidR="009C0BD8" w:rsidRPr="00AF7DA6">
              <w:rPr>
                <w:rFonts w:ascii="Arial Narrow" w:hAnsi="Arial Narrow"/>
                <w:sz w:val="24"/>
              </w:rPr>
              <w:t>istribuirea în funcție de necesitățile profesorilor</w:t>
            </w:r>
            <w:r w:rsidR="00B83DC9" w:rsidRPr="00AF7DA6">
              <w:rPr>
                <w:rFonts w:ascii="Arial Narrow" w:hAnsi="Arial Narrow"/>
                <w:sz w:val="24"/>
              </w:rPr>
              <w:t xml:space="preserve"> și specificul </w:t>
            </w:r>
            <w:r>
              <w:rPr>
                <w:rFonts w:ascii="Arial Narrow" w:hAnsi="Arial Narrow"/>
                <w:sz w:val="24"/>
              </w:rPr>
              <w:t>cursurilor</w:t>
            </w:r>
          </w:p>
        </w:tc>
        <w:tc>
          <w:tcPr>
            <w:tcW w:w="2816" w:type="dxa"/>
            <w:tcBorders>
              <w:bottom w:val="single" w:sz="4" w:space="0" w:color="auto"/>
            </w:tcBorders>
          </w:tcPr>
          <w:p w14:paraId="509BC2B5" w14:textId="7B69A3CF" w:rsidR="009C0BD8" w:rsidRPr="00AF7DA6" w:rsidRDefault="00006AF9" w:rsidP="00EE0C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sz w:val="24"/>
              </w:rPr>
            </w:pPr>
            <w:r>
              <w:rPr>
                <w:rFonts w:ascii="Arial Narrow" w:hAnsi="Arial Narrow"/>
                <w:b/>
                <w:sz w:val="24"/>
              </w:rPr>
              <w:t>2</w:t>
            </w:r>
            <w:r w:rsidR="009C0BD8" w:rsidRPr="00AF7DA6">
              <w:rPr>
                <w:rFonts w:ascii="Arial Narrow" w:hAnsi="Arial Narrow"/>
                <w:b/>
                <w:sz w:val="24"/>
              </w:rPr>
              <w:t xml:space="preserve">p </w:t>
            </w:r>
            <w:r w:rsidR="009C0BD8" w:rsidRPr="00AF7DA6">
              <w:rPr>
                <w:rFonts w:ascii="Arial Narrow" w:hAnsi="Arial Narrow"/>
                <w:sz w:val="24"/>
              </w:rPr>
              <w:t>(nu se acordă punctaj parțial)</w:t>
            </w:r>
          </w:p>
        </w:tc>
      </w:tr>
      <w:tr w:rsidR="00006AF9" w:rsidRPr="00AF7DA6" w14:paraId="57A43ED5" w14:textId="77777777" w:rsidTr="00006AF9">
        <w:trPr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9" w:type="dxa"/>
            <w:vMerge/>
          </w:tcPr>
          <w:p w14:paraId="47EBDB8D" w14:textId="77777777" w:rsidR="00006AF9" w:rsidRPr="00AF7DA6" w:rsidRDefault="00006AF9" w:rsidP="00EE0CBF">
            <w:pPr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3651" w:type="dxa"/>
            <w:tcBorders>
              <w:top w:val="single" w:sz="4" w:space="0" w:color="auto"/>
            </w:tcBorders>
          </w:tcPr>
          <w:p w14:paraId="3E527A07" w14:textId="1529BF2C" w:rsidR="00006AF9" w:rsidRDefault="00006AF9" w:rsidP="00EE0C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Introducerea numărului total de abonamente și d</w:t>
            </w:r>
            <w:r w:rsidRPr="00AF7DA6">
              <w:rPr>
                <w:rFonts w:ascii="Arial Narrow" w:hAnsi="Arial Narrow"/>
                <w:sz w:val="24"/>
              </w:rPr>
              <w:t xml:space="preserve">istribuirea în funcție de </w:t>
            </w:r>
            <w:r w:rsidRPr="00AF7DA6">
              <w:rPr>
                <w:rFonts w:ascii="Arial Narrow" w:hAnsi="Arial Narrow"/>
                <w:sz w:val="24"/>
              </w:rPr>
              <w:lastRenderedPageBreak/>
              <w:t xml:space="preserve">necesitățile profesorilor și specificul </w:t>
            </w:r>
            <w:r>
              <w:rPr>
                <w:rFonts w:ascii="Arial Narrow" w:hAnsi="Arial Narrow"/>
                <w:sz w:val="24"/>
              </w:rPr>
              <w:t>cursurilor</w:t>
            </w:r>
          </w:p>
        </w:tc>
        <w:tc>
          <w:tcPr>
            <w:tcW w:w="2816" w:type="dxa"/>
            <w:tcBorders>
              <w:top w:val="single" w:sz="4" w:space="0" w:color="auto"/>
            </w:tcBorders>
          </w:tcPr>
          <w:p w14:paraId="7D203528" w14:textId="2CD9BEFA" w:rsidR="00006AF9" w:rsidRPr="00AF7DA6" w:rsidRDefault="00006AF9" w:rsidP="00EE0C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sz w:val="24"/>
              </w:rPr>
            </w:pPr>
            <w:r>
              <w:rPr>
                <w:rFonts w:ascii="Arial Narrow" w:hAnsi="Arial Narrow"/>
                <w:b/>
                <w:sz w:val="24"/>
              </w:rPr>
              <w:lastRenderedPageBreak/>
              <w:t>2</w:t>
            </w:r>
            <w:r w:rsidRPr="00AF7DA6">
              <w:rPr>
                <w:rFonts w:ascii="Arial Narrow" w:hAnsi="Arial Narrow"/>
                <w:b/>
                <w:sz w:val="24"/>
              </w:rPr>
              <w:t xml:space="preserve">p </w:t>
            </w:r>
            <w:r w:rsidRPr="00AF7DA6">
              <w:rPr>
                <w:rFonts w:ascii="Arial Narrow" w:hAnsi="Arial Narrow"/>
                <w:sz w:val="24"/>
              </w:rPr>
              <w:t>(nu se acordă punctaj parțial)</w:t>
            </w:r>
          </w:p>
        </w:tc>
      </w:tr>
      <w:tr w:rsidR="009C0BD8" w:rsidRPr="00AF7DA6" w14:paraId="0641B208" w14:textId="77777777" w:rsidTr="00E51A7E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9" w:type="dxa"/>
            <w:vMerge/>
          </w:tcPr>
          <w:p w14:paraId="731A84E4" w14:textId="77777777" w:rsidR="009C0BD8" w:rsidRPr="00AF7DA6" w:rsidRDefault="009C0BD8" w:rsidP="00EE0CBF">
            <w:pPr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3651" w:type="dxa"/>
          </w:tcPr>
          <w:p w14:paraId="5B691F07" w14:textId="59E5291E" w:rsidR="009C0BD8" w:rsidRPr="00AF7DA6" w:rsidRDefault="009C0BD8" w:rsidP="008365B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 w:rsidRPr="00AF7DA6">
              <w:rPr>
                <w:rFonts w:ascii="Arial Narrow" w:hAnsi="Arial Narrow"/>
                <w:sz w:val="24"/>
              </w:rPr>
              <w:t>Acordarea resurselor suplimentare profesorului după solicitarea acestuia (10 %)</w:t>
            </w:r>
          </w:p>
        </w:tc>
        <w:tc>
          <w:tcPr>
            <w:tcW w:w="2816" w:type="dxa"/>
          </w:tcPr>
          <w:p w14:paraId="6AD847A7" w14:textId="4767374B" w:rsidR="009C0BD8" w:rsidRPr="00AF7DA6" w:rsidRDefault="00B006BF" w:rsidP="00EE0C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sz w:val="24"/>
              </w:rPr>
            </w:pPr>
            <w:r w:rsidRPr="00AF7DA6">
              <w:rPr>
                <w:rFonts w:ascii="Arial Narrow" w:hAnsi="Arial Narrow"/>
                <w:b/>
                <w:sz w:val="24"/>
              </w:rPr>
              <w:t>3</w:t>
            </w:r>
            <w:r w:rsidR="009C0BD8" w:rsidRPr="00AF7DA6">
              <w:rPr>
                <w:rFonts w:ascii="Arial Narrow" w:hAnsi="Arial Narrow"/>
                <w:b/>
                <w:sz w:val="24"/>
              </w:rPr>
              <w:t xml:space="preserve">p </w:t>
            </w:r>
            <w:r w:rsidR="009C0BD8" w:rsidRPr="00AF7DA6">
              <w:rPr>
                <w:rFonts w:ascii="Arial Narrow" w:hAnsi="Arial Narrow"/>
                <w:sz w:val="24"/>
              </w:rPr>
              <w:t>(nu se acordă punctaj parțial)</w:t>
            </w:r>
          </w:p>
        </w:tc>
      </w:tr>
      <w:tr w:rsidR="009C0BD8" w:rsidRPr="00AF7DA6" w14:paraId="3290FAC0" w14:textId="77777777" w:rsidTr="00E51A7E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9" w:type="dxa"/>
            <w:vMerge/>
          </w:tcPr>
          <w:p w14:paraId="4B5D372E" w14:textId="77777777" w:rsidR="009C0BD8" w:rsidRPr="00AF7DA6" w:rsidRDefault="009C0BD8" w:rsidP="00EE0CBF">
            <w:pPr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3651" w:type="dxa"/>
          </w:tcPr>
          <w:p w14:paraId="521ACEAE" w14:textId="53D3FCAC" w:rsidR="009C0BD8" w:rsidRPr="00AF7DA6" w:rsidRDefault="009C0BD8" w:rsidP="008365B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 w:rsidRPr="00AF7DA6">
              <w:rPr>
                <w:rFonts w:ascii="Arial Narrow" w:hAnsi="Arial Narrow"/>
                <w:sz w:val="24"/>
              </w:rPr>
              <w:t>Flux de aprobare administrator dacă solicitarea studentului depășește suplimentarul profesorului</w:t>
            </w:r>
          </w:p>
        </w:tc>
        <w:tc>
          <w:tcPr>
            <w:tcW w:w="2816" w:type="dxa"/>
          </w:tcPr>
          <w:p w14:paraId="6977C36C" w14:textId="61236CA8" w:rsidR="009C0BD8" w:rsidRPr="00AF7DA6" w:rsidRDefault="009C0BD8" w:rsidP="00EE0C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sz w:val="24"/>
              </w:rPr>
            </w:pPr>
            <w:r w:rsidRPr="00AF7DA6">
              <w:rPr>
                <w:rFonts w:ascii="Arial Narrow" w:hAnsi="Arial Narrow"/>
                <w:b/>
                <w:sz w:val="24"/>
              </w:rPr>
              <w:t xml:space="preserve">5p </w:t>
            </w:r>
            <w:r w:rsidRPr="00AF7DA6">
              <w:rPr>
                <w:rFonts w:ascii="Arial Narrow" w:hAnsi="Arial Narrow"/>
                <w:sz w:val="24"/>
              </w:rPr>
              <w:t>(nu se acordă punctaj parțial)</w:t>
            </w:r>
          </w:p>
        </w:tc>
      </w:tr>
      <w:tr w:rsidR="00006AF9" w:rsidRPr="00AF7DA6" w14:paraId="29CA5FE0" w14:textId="77777777" w:rsidTr="0046079E">
        <w:trPr>
          <w:trHeight w:val="2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9" w:type="dxa"/>
            <w:vMerge w:val="restart"/>
          </w:tcPr>
          <w:p w14:paraId="4EC9902B" w14:textId="77777777" w:rsidR="00006AF9" w:rsidRPr="00AF7DA6" w:rsidRDefault="00006AF9" w:rsidP="00EE0CBF">
            <w:pPr>
              <w:jc w:val="center"/>
              <w:rPr>
                <w:rFonts w:ascii="Arial Narrow" w:hAnsi="Arial Narrow"/>
                <w:b w:val="0"/>
                <w:bCs w:val="0"/>
                <w:sz w:val="24"/>
              </w:rPr>
            </w:pPr>
          </w:p>
          <w:p w14:paraId="6B953B5D" w14:textId="77777777" w:rsidR="00006AF9" w:rsidRPr="00AF7DA6" w:rsidRDefault="00006AF9" w:rsidP="00EE0CBF">
            <w:pPr>
              <w:jc w:val="center"/>
              <w:rPr>
                <w:rFonts w:ascii="Arial Narrow" w:hAnsi="Arial Narrow"/>
                <w:b w:val="0"/>
                <w:bCs w:val="0"/>
                <w:sz w:val="24"/>
              </w:rPr>
            </w:pPr>
          </w:p>
          <w:p w14:paraId="18C3549D" w14:textId="77777777" w:rsidR="00006AF9" w:rsidRPr="00AF7DA6" w:rsidRDefault="00006AF9" w:rsidP="00EE0CBF">
            <w:pPr>
              <w:jc w:val="center"/>
              <w:rPr>
                <w:rFonts w:ascii="Arial Narrow" w:hAnsi="Arial Narrow"/>
                <w:b w:val="0"/>
                <w:bCs w:val="0"/>
                <w:sz w:val="24"/>
              </w:rPr>
            </w:pPr>
          </w:p>
          <w:p w14:paraId="06638BF2" w14:textId="069126DC" w:rsidR="00006AF9" w:rsidRPr="00AF7DA6" w:rsidRDefault="00006AF9" w:rsidP="00EE0CBF">
            <w:pPr>
              <w:jc w:val="center"/>
              <w:rPr>
                <w:rFonts w:ascii="Arial Narrow" w:hAnsi="Arial Narrow"/>
                <w:sz w:val="24"/>
              </w:rPr>
            </w:pPr>
            <w:r w:rsidRPr="00AF7DA6">
              <w:rPr>
                <w:rFonts w:ascii="Arial Narrow" w:hAnsi="Arial Narrow"/>
                <w:sz w:val="24"/>
              </w:rPr>
              <w:t>Profesor (10p)</w:t>
            </w:r>
          </w:p>
        </w:tc>
        <w:tc>
          <w:tcPr>
            <w:tcW w:w="3651" w:type="dxa"/>
            <w:tcBorders>
              <w:bottom w:val="single" w:sz="4" w:space="0" w:color="auto"/>
            </w:tcBorders>
          </w:tcPr>
          <w:p w14:paraId="33FC7352" w14:textId="3E14F54D" w:rsidR="00006AF9" w:rsidRPr="00AF7DA6" w:rsidRDefault="0046079E" w:rsidP="00ED0738">
            <w:pPr>
              <w:tabs>
                <w:tab w:val="left" w:pos="104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Creare cursuri cu introducerea numărului de resurse per student necesare unui curs</w:t>
            </w:r>
          </w:p>
        </w:tc>
        <w:tc>
          <w:tcPr>
            <w:tcW w:w="2816" w:type="dxa"/>
            <w:tcBorders>
              <w:bottom w:val="single" w:sz="4" w:space="0" w:color="auto"/>
            </w:tcBorders>
          </w:tcPr>
          <w:p w14:paraId="76E0D14D" w14:textId="15E0FC49" w:rsidR="00006AF9" w:rsidRPr="00AF7DA6" w:rsidRDefault="0046079E" w:rsidP="00EE0C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sz w:val="24"/>
              </w:rPr>
            </w:pPr>
            <w:r>
              <w:rPr>
                <w:rFonts w:ascii="Arial Narrow" w:hAnsi="Arial Narrow"/>
                <w:b/>
                <w:sz w:val="24"/>
              </w:rPr>
              <w:t>4</w:t>
            </w:r>
            <w:r w:rsidRPr="00AF7DA6">
              <w:rPr>
                <w:rFonts w:ascii="Arial Narrow" w:hAnsi="Arial Narrow"/>
                <w:b/>
                <w:sz w:val="24"/>
              </w:rPr>
              <w:t xml:space="preserve">p </w:t>
            </w:r>
            <w:r w:rsidRPr="00AF7DA6">
              <w:rPr>
                <w:rFonts w:ascii="Arial Narrow" w:hAnsi="Arial Narrow"/>
                <w:sz w:val="24"/>
              </w:rPr>
              <w:t>(nu se acordă punctaj parțial)</w:t>
            </w:r>
          </w:p>
        </w:tc>
      </w:tr>
      <w:tr w:rsidR="0046079E" w:rsidRPr="00AF7DA6" w14:paraId="43E57DB5" w14:textId="77777777" w:rsidTr="0046079E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9" w:type="dxa"/>
            <w:vMerge/>
          </w:tcPr>
          <w:p w14:paraId="34761CAB" w14:textId="77777777" w:rsidR="0046079E" w:rsidRPr="00AF7DA6" w:rsidRDefault="0046079E" w:rsidP="00EE0CBF">
            <w:pPr>
              <w:jc w:val="center"/>
              <w:rPr>
                <w:rFonts w:ascii="Arial Narrow" w:hAnsi="Arial Narrow"/>
                <w:b w:val="0"/>
                <w:bCs w:val="0"/>
                <w:sz w:val="24"/>
              </w:rPr>
            </w:pPr>
          </w:p>
        </w:tc>
        <w:tc>
          <w:tcPr>
            <w:tcW w:w="3651" w:type="dxa"/>
            <w:tcBorders>
              <w:top w:val="single" w:sz="4" w:space="0" w:color="auto"/>
              <w:bottom w:val="single" w:sz="4" w:space="0" w:color="auto"/>
            </w:tcBorders>
          </w:tcPr>
          <w:p w14:paraId="32369D45" w14:textId="77777777" w:rsidR="0046079E" w:rsidRPr="00AF7DA6" w:rsidRDefault="0046079E" w:rsidP="00ED0738">
            <w:pPr>
              <w:tabs>
                <w:tab w:val="left" w:pos="104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 w:rsidRPr="00AF7DA6">
              <w:rPr>
                <w:rFonts w:ascii="Arial Narrow" w:hAnsi="Arial Narrow"/>
                <w:sz w:val="24"/>
              </w:rPr>
              <w:t>Afișarea cursurilor pentru profesori</w:t>
            </w:r>
          </w:p>
        </w:tc>
        <w:tc>
          <w:tcPr>
            <w:tcW w:w="2816" w:type="dxa"/>
            <w:tcBorders>
              <w:top w:val="single" w:sz="4" w:space="0" w:color="auto"/>
              <w:bottom w:val="single" w:sz="4" w:space="0" w:color="auto"/>
            </w:tcBorders>
          </w:tcPr>
          <w:p w14:paraId="743C2F0A" w14:textId="1EBE3A61" w:rsidR="0046079E" w:rsidRPr="00AF7DA6" w:rsidRDefault="0046079E" w:rsidP="00EE0C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sz w:val="24"/>
              </w:rPr>
            </w:pPr>
            <w:r>
              <w:rPr>
                <w:rFonts w:ascii="Arial Narrow" w:hAnsi="Arial Narrow"/>
                <w:b/>
                <w:sz w:val="24"/>
              </w:rPr>
              <w:t>2</w:t>
            </w:r>
            <w:r w:rsidRPr="00AF7DA6">
              <w:rPr>
                <w:rFonts w:ascii="Arial Narrow" w:hAnsi="Arial Narrow"/>
                <w:b/>
                <w:sz w:val="24"/>
              </w:rPr>
              <w:t xml:space="preserve">p </w:t>
            </w:r>
            <w:r w:rsidRPr="00AF7DA6">
              <w:rPr>
                <w:rFonts w:ascii="Arial Narrow" w:hAnsi="Arial Narrow"/>
                <w:sz w:val="24"/>
              </w:rPr>
              <w:t xml:space="preserve">(nu se acordă punctaj </w:t>
            </w:r>
            <w:r>
              <w:rPr>
                <w:rFonts w:ascii="Arial Narrow" w:hAnsi="Arial Narrow"/>
                <w:sz w:val="24"/>
              </w:rPr>
              <w:t>parțial)</w:t>
            </w:r>
          </w:p>
        </w:tc>
      </w:tr>
      <w:tr w:rsidR="00ED0738" w:rsidRPr="00AF7DA6" w14:paraId="49B9799C" w14:textId="77777777" w:rsidTr="00ED0738">
        <w:trPr>
          <w:trHeight w:val="6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9" w:type="dxa"/>
            <w:vMerge/>
          </w:tcPr>
          <w:p w14:paraId="78376422" w14:textId="77777777" w:rsidR="00ED0738" w:rsidRPr="00AF7DA6" w:rsidRDefault="00ED0738" w:rsidP="00EE0CBF">
            <w:pPr>
              <w:jc w:val="center"/>
              <w:rPr>
                <w:rFonts w:ascii="Arial Narrow" w:hAnsi="Arial Narrow"/>
                <w:b w:val="0"/>
                <w:bCs w:val="0"/>
                <w:sz w:val="24"/>
              </w:rPr>
            </w:pPr>
          </w:p>
        </w:tc>
        <w:tc>
          <w:tcPr>
            <w:tcW w:w="3651" w:type="dxa"/>
            <w:tcBorders>
              <w:top w:val="single" w:sz="4" w:space="0" w:color="auto"/>
            </w:tcBorders>
          </w:tcPr>
          <w:p w14:paraId="000964C4" w14:textId="0376B547" w:rsidR="00ED0738" w:rsidRPr="00AF7DA6" w:rsidRDefault="00ED0738" w:rsidP="00EC3B32">
            <w:pPr>
              <w:tabs>
                <w:tab w:val="left" w:pos="104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 w:rsidRPr="00AF7DA6">
              <w:rPr>
                <w:rFonts w:ascii="Arial Narrow" w:hAnsi="Arial Narrow"/>
                <w:sz w:val="24"/>
              </w:rPr>
              <w:t>Încărcare materiale în pagina de curs</w:t>
            </w:r>
          </w:p>
        </w:tc>
        <w:tc>
          <w:tcPr>
            <w:tcW w:w="2816" w:type="dxa"/>
            <w:tcBorders>
              <w:top w:val="single" w:sz="4" w:space="0" w:color="auto"/>
            </w:tcBorders>
          </w:tcPr>
          <w:p w14:paraId="036B62C9" w14:textId="02D27096" w:rsidR="00ED0738" w:rsidRPr="00AF7DA6" w:rsidRDefault="00006AF9" w:rsidP="00EE0C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sz w:val="24"/>
              </w:rPr>
            </w:pPr>
            <w:r>
              <w:rPr>
                <w:rFonts w:ascii="Arial Narrow" w:hAnsi="Arial Narrow"/>
                <w:b/>
                <w:sz w:val="24"/>
              </w:rPr>
              <w:t>2</w:t>
            </w:r>
            <w:r w:rsidR="00ED0738" w:rsidRPr="00AF7DA6">
              <w:rPr>
                <w:rFonts w:ascii="Arial Narrow" w:hAnsi="Arial Narrow"/>
                <w:b/>
                <w:sz w:val="24"/>
              </w:rPr>
              <w:t xml:space="preserve">p </w:t>
            </w:r>
            <w:r w:rsidR="00ED0738" w:rsidRPr="00AF7DA6">
              <w:rPr>
                <w:rFonts w:ascii="Arial Narrow" w:hAnsi="Arial Narrow"/>
                <w:sz w:val="24"/>
              </w:rPr>
              <w:t>(nu se acordă punctaj parțial)</w:t>
            </w:r>
          </w:p>
        </w:tc>
      </w:tr>
      <w:tr w:rsidR="009C0BD8" w:rsidRPr="00AF7DA6" w14:paraId="5E7E0DC6" w14:textId="77777777" w:rsidTr="00E20C28">
        <w:trPr>
          <w:trHeight w:val="11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9" w:type="dxa"/>
            <w:vMerge/>
          </w:tcPr>
          <w:p w14:paraId="6FE5D119" w14:textId="77777777" w:rsidR="009C0BD8" w:rsidRPr="00AF7DA6" w:rsidRDefault="009C0BD8" w:rsidP="00EE0CBF">
            <w:pPr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3651" w:type="dxa"/>
          </w:tcPr>
          <w:p w14:paraId="02284575" w14:textId="54D3AAFD" w:rsidR="009C0BD8" w:rsidRPr="00AF7DA6" w:rsidRDefault="009C0BD8" w:rsidP="00EC3B32">
            <w:pPr>
              <w:tabs>
                <w:tab w:val="left" w:pos="104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</w:p>
          <w:p w14:paraId="57538E5D" w14:textId="77777777" w:rsidR="009C0BD8" w:rsidRPr="00AF7DA6" w:rsidRDefault="009C0BD8" w:rsidP="00EC3B32">
            <w:pPr>
              <w:tabs>
                <w:tab w:val="left" w:pos="104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</w:p>
          <w:p w14:paraId="5E93A4F1" w14:textId="52E0FC46" w:rsidR="009C0BD8" w:rsidRPr="00AF7DA6" w:rsidRDefault="009C0BD8" w:rsidP="00EC3B32">
            <w:pPr>
              <w:tabs>
                <w:tab w:val="left" w:pos="1040"/>
              </w:tabs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 w:rsidRPr="00AF7DA6">
              <w:rPr>
                <w:rFonts w:ascii="Arial Narrow" w:hAnsi="Arial Narrow"/>
                <w:sz w:val="24"/>
              </w:rPr>
              <w:t>Aprobarea de resurse suplimentare</w:t>
            </w:r>
          </w:p>
        </w:tc>
        <w:tc>
          <w:tcPr>
            <w:tcW w:w="2816" w:type="dxa"/>
          </w:tcPr>
          <w:p w14:paraId="56ECC879" w14:textId="77777777" w:rsidR="009C0BD8" w:rsidRPr="00AF7DA6" w:rsidRDefault="009C0BD8" w:rsidP="00EE0C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sz w:val="24"/>
              </w:rPr>
            </w:pPr>
          </w:p>
          <w:p w14:paraId="612B8AF0" w14:textId="5DFD3BD2" w:rsidR="009C0BD8" w:rsidRPr="00AF7DA6" w:rsidRDefault="009C0BD8" w:rsidP="00EE0C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sz w:val="24"/>
              </w:rPr>
            </w:pPr>
            <w:r w:rsidRPr="00AF7DA6">
              <w:rPr>
                <w:rFonts w:ascii="Arial Narrow" w:hAnsi="Arial Narrow"/>
                <w:b/>
                <w:sz w:val="24"/>
              </w:rPr>
              <w:t xml:space="preserve">2p </w:t>
            </w:r>
            <w:r w:rsidRPr="00AF7DA6">
              <w:rPr>
                <w:rFonts w:ascii="Arial Narrow" w:hAnsi="Arial Narrow"/>
                <w:sz w:val="24"/>
              </w:rPr>
              <w:t>(nu se acordă punctaj parțial)</w:t>
            </w:r>
          </w:p>
        </w:tc>
      </w:tr>
      <w:tr w:rsidR="004B18BE" w:rsidRPr="00AF7DA6" w14:paraId="08CEBA4C" w14:textId="77777777" w:rsidTr="00C72563">
        <w:trPr>
          <w:trHeight w:val="8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9" w:type="dxa"/>
            <w:vMerge w:val="restart"/>
          </w:tcPr>
          <w:p w14:paraId="3520BC24" w14:textId="1C3AE691" w:rsidR="004B18BE" w:rsidRPr="00AF7DA6" w:rsidRDefault="004B18BE" w:rsidP="00EE0CBF">
            <w:pPr>
              <w:jc w:val="center"/>
              <w:rPr>
                <w:rFonts w:ascii="Arial Narrow" w:hAnsi="Arial Narrow"/>
                <w:sz w:val="24"/>
              </w:rPr>
            </w:pPr>
            <w:r w:rsidRPr="00AF7DA6">
              <w:rPr>
                <w:rFonts w:ascii="Arial Narrow" w:hAnsi="Arial Narrow"/>
                <w:sz w:val="24"/>
              </w:rPr>
              <w:t>Jurnalizare (</w:t>
            </w:r>
            <w:r w:rsidR="00B006BF" w:rsidRPr="00AF7DA6">
              <w:rPr>
                <w:rFonts w:ascii="Arial Narrow" w:hAnsi="Arial Narrow"/>
                <w:sz w:val="24"/>
              </w:rPr>
              <w:t>5</w:t>
            </w:r>
            <w:r w:rsidRPr="00AF7DA6">
              <w:rPr>
                <w:rFonts w:ascii="Arial Narrow" w:hAnsi="Arial Narrow"/>
                <w:sz w:val="24"/>
              </w:rPr>
              <w:t>p)</w:t>
            </w:r>
          </w:p>
        </w:tc>
        <w:tc>
          <w:tcPr>
            <w:tcW w:w="3651" w:type="dxa"/>
            <w:shd w:val="clear" w:color="auto" w:fill="auto"/>
          </w:tcPr>
          <w:p w14:paraId="43DE9076" w14:textId="03DE5CE0" w:rsidR="004B18BE" w:rsidRPr="00AF7DA6" w:rsidRDefault="004B18BE" w:rsidP="00EE0C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sz w:val="24"/>
              </w:rPr>
            </w:pPr>
            <w:r w:rsidRPr="00AF7DA6">
              <w:rPr>
                <w:rFonts w:ascii="Arial Narrow" w:hAnsi="Arial Narrow"/>
                <w:sz w:val="24"/>
              </w:rPr>
              <w:t xml:space="preserve">Implementare restricții de vizualizare a meniului (exclusiv </w:t>
            </w:r>
            <w:r w:rsidR="00ED0738" w:rsidRPr="00AF7DA6">
              <w:rPr>
                <w:rFonts w:ascii="Arial Narrow" w:hAnsi="Arial Narrow"/>
                <w:sz w:val="24"/>
              </w:rPr>
              <w:t xml:space="preserve">pentru cei </w:t>
            </w:r>
            <w:r w:rsidRPr="00AF7DA6">
              <w:rPr>
                <w:rFonts w:ascii="Arial Narrow" w:hAnsi="Arial Narrow"/>
                <w:sz w:val="24"/>
              </w:rPr>
              <w:t xml:space="preserve">cu rol de </w:t>
            </w:r>
            <w:r w:rsidR="00105B0B" w:rsidRPr="00AF7DA6">
              <w:rPr>
                <w:rFonts w:ascii="Arial Narrow" w:hAnsi="Arial Narrow"/>
                <w:sz w:val="24"/>
              </w:rPr>
              <w:t>audit</w:t>
            </w:r>
            <w:r w:rsidRPr="00AF7DA6">
              <w:rPr>
                <w:rFonts w:ascii="Arial Narrow" w:hAnsi="Arial Narrow"/>
                <w:sz w:val="24"/>
              </w:rPr>
              <w:t>)</w:t>
            </w:r>
          </w:p>
        </w:tc>
        <w:tc>
          <w:tcPr>
            <w:tcW w:w="2816" w:type="dxa"/>
            <w:shd w:val="clear" w:color="auto" w:fill="auto"/>
          </w:tcPr>
          <w:p w14:paraId="4C58E179" w14:textId="049DA145" w:rsidR="004B18BE" w:rsidRPr="00AF7DA6" w:rsidRDefault="00B006BF" w:rsidP="00EE0C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sz w:val="24"/>
              </w:rPr>
            </w:pPr>
            <w:r w:rsidRPr="00AF7DA6">
              <w:rPr>
                <w:rFonts w:ascii="Arial Narrow" w:hAnsi="Arial Narrow"/>
                <w:b/>
                <w:sz w:val="24"/>
              </w:rPr>
              <w:t>1</w:t>
            </w:r>
            <w:r w:rsidR="004B18BE" w:rsidRPr="00AF7DA6">
              <w:rPr>
                <w:rFonts w:ascii="Arial Narrow" w:hAnsi="Arial Narrow"/>
                <w:b/>
                <w:sz w:val="24"/>
              </w:rPr>
              <w:t xml:space="preserve">p </w:t>
            </w:r>
            <w:r w:rsidR="004B18BE" w:rsidRPr="00AF7DA6">
              <w:rPr>
                <w:rFonts w:ascii="Arial Narrow" w:hAnsi="Arial Narrow"/>
                <w:sz w:val="24"/>
              </w:rPr>
              <w:t>(nu se acordă punctaj parțial)</w:t>
            </w:r>
          </w:p>
        </w:tc>
      </w:tr>
      <w:tr w:rsidR="004B18BE" w:rsidRPr="00AF7DA6" w14:paraId="2186F47F" w14:textId="77777777" w:rsidTr="00C72563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9" w:type="dxa"/>
            <w:vMerge/>
          </w:tcPr>
          <w:p w14:paraId="7DCDB931" w14:textId="77777777" w:rsidR="004B18BE" w:rsidRPr="00AF7DA6" w:rsidRDefault="004B18BE" w:rsidP="00EE0CBF">
            <w:pPr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3651" w:type="dxa"/>
            <w:shd w:val="clear" w:color="auto" w:fill="auto"/>
          </w:tcPr>
          <w:p w14:paraId="584686DC" w14:textId="2E4087C5" w:rsidR="004B18BE" w:rsidRPr="00AF7DA6" w:rsidRDefault="004B18BE" w:rsidP="00EE0C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 w:rsidRPr="00AF7DA6">
              <w:rPr>
                <w:rFonts w:ascii="Arial Narrow" w:hAnsi="Arial Narrow"/>
                <w:sz w:val="24"/>
              </w:rPr>
              <w:t>Implementare jurnalizare</w:t>
            </w:r>
          </w:p>
        </w:tc>
        <w:tc>
          <w:tcPr>
            <w:tcW w:w="2816" w:type="dxa"/>
            <w:shd w:val="clear" w:color="auto" w:fill="auto"/>
          </w:tcPr>
          <w:p w14:paraId="24B07BB7" w14:textId="7CA550C7" w:rsidR="004B18BE" w:rsidRPr="00AF7DA6" w:rsidRDefault="00B006BF" w:rsidP="00EE0C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sz w:val="24"/>
              </w:rPr>
            </w:pPr>
            <w:r w:rsidRPr="00AF7DA6">
              <w:rPr>
                <w:rFonts w:ascii="Arial Narrow" w:hAnsi="Arial Narrow"/>
                <w:b/>
                <w:sz w:val="24"/>
              </w:rPr>
              <w:t>4</w:t>
            </w:r>
            <w:r w:rsidR="004B18BE" w:rsidRPr="00AF7DA6">
              <w:rPr>
                <w:rFonts w:ascii="Arial Narrow" w:hAnsi="Arial Narrow"/>
                <w:b/>
                <w:sz w:val="24"/>
              </w:rPr>
              <w:t xml:space="preserve">p </w:t>
            </w:r>
            <w:r w:rsidR="00105B0B" w:rsidRPr="00AF7DA6">
              <w:rPr>
                <w:rFonts w:ascii="Arial Narrow" w:hAnsi="Arial Narrow"/>
                <w:sz w:val="24"/>
              </w:rPr>
              <w:t>(nu se acordă punctaj parțial)</w:t>
            </w:r>
          </w:p>
        </w:tc>
      </w:tr>
      <w:tr w:rsidR="004B18BE" w:rsidRPr="00AF7DA6" w14:paraId="1B095B8F" w14:textId="77777777" w:rsidTr="00C72563">
        <w:trPr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9" w:type="dxa"/>
            <w:vMerge w:val="restart"/>
          </w:tcPr>
          <w:p w14:paraId="515E7DE2" w14:textId="77777777" w:rsidR="004B18BE" w:rsidRPr="00AF7DA6" w:rsidRDefault="004B18BE" w:rsidP="00EE0CBF">
            <w:pPr>
              <w:jc w:val="center"/>
              <w:rPr>
                <w:rFonts w:ascii="Arial Narrow" w:hAnsi="Arial Narrow"/>
                <w:sz w:val="24"/>
              </w:rPr>
            </w:pPr>
          </w:p>
          <w:p w14:paraId="31102776" w14:textId="77777777" w:rsidR="004B18BE" w:rsidRPr="00AF7DA6" w:rsidRDefault="004B18BE" w:rsidP="00EE0CBF">
            <w:pPr>
              <w:jc w:val="center"/>
              <w:rPr>
                <w:rFonts w:ascii="Arial Narrow" w:hAnsi="Arial Narrow"/>
                <w:sz w:val="24"/>
              </w:rPr>
            </w:pPr>
          </w:p>
          <w:p w14:paraId="53C6A3F8" w14:textId="65EC162D" w:rsidR="004B18BE" w:rsidRPr="00AF7DA6" w:rsidRDefault="009C0BD8" w:rsidP="00EE0CBF">
            <w:pPr>
              <w:jc w:val="center"/>
              <w:rPr>
                <w:rFonts w:ascii="Arial Narrow" w:hAnsi="Arial Narrow"/>
                <w:sz w:val="24"/>
              </w:rPr>
            </w:pPr>
            <w:r w:rsidRPr="00AF7DA6">
              <w:rPr>
                <w:rFonts w:ascii="Arial Narrow" w:hAnsi="Arial Narrow"/>
                <w:sz w:val="24"/>
              </w:rPr>
              <w:t xml:space="preserve">Statistici </w:t>
            </w:r>
            <w:r w:rsidR="004B18BE" w:rsidRPr="00AF7DA6">
              <w:rPr>
                <w:rFonts w:ascii="Arial Narrow" w:hAnsi="Arial Narrow"/>
                <w:sz w:val="24"/>
              </w:rPr>
              <w:t>(1</w:t>
            </w:r>
            <w:r w:rsidR="00B006BF" w:rsidRPr="00AF7DA6">
              <w:rPr>
                <w:rFonts w:ascii="Arial Narrow" w:hAnsi="Arial Narrow"/>
                <w:sz w:val="24"/>
              </w:rPr>
              <w:t>5</w:t>
            </w:r>
            <w:r w:rsidR="004B18BE" w:rsidRPr="00AF7DA6">
              <w:rPr>
                <w:rFonts w:ascii="Arial Narrow" w:hAnsi="Arial Narrow"/>
                <w:sz w:val="24"/>
              </w:rPr>
              <w:t>p)</w:t>
            </w:r>
          </w:p>
        </w:tc>
        <w:tc>
          <w:tcPr>
            <w:tcW w:w="3651" w:type="dxa"/>
          </w:tcPr>
          <w:p w14:paraId="068D5397" w14:textId="3AAD727D" w:rsidR="004B18BE" w:rsidRPr="00AF7DA6" w:rsidRDefault="009C0BD8" w:rsidP="00EE0C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 w:rsidRPr="00AF7DA6">
              <w:rPr>
                <w:rFonts w:ascii="Arial Narrow" w:hAnsi="Arial Narrow"/>
                <w:sz w:val="24"/>
              </w:rPr>
              <w:t xml:space="preserve">Vizualizarea </w:t>
            </w:r>
            <w:r w:rsidR="00591D80">
              <w:rPr>
                <w:rFonts w:ascii="Arial Narrow" w:hAnsi="Arial Narrow"/>
                <w:sz w:val="24"/>
              </w:rPr>
              <w:t xml:space="preserve">modului de utilizare a </w:t>
            </w:r>
            <w:r w:rsidRPr="00AF7DA6">
              <w:rPr>
                <w:rFonts w:ascii="Arial Narrow" w:hAnsi="Arial Narrow"/>
                <w:sz w:val="24"/>
              </w:rPr>
              <w:t xml:space="preserve">resurselor  de </w:t>
            </w:r>
            <w:r w:rsidR="00591D80">
              <w:rPr>
                <w:rFonts w:ascii="Arial Narrow" w:hAnsi="Arial Narrow"/>
                <w:sz w:val="24"/>
              </w:rPr>
              <w:t xml:space="preserve">către </w:t>
            </w:r>
            <w:r w:rsidRPr="00AF7DA6">
              <w:rPr>
                <w:rFonts w:ascii="Arial Narrow" w:hAnsi="Arial Narrow"/>
                <w:sz w:val="24"/>
              </w:rPr>
              <w:t>un student</w:t>
            </w:r>
            <w:r w:rsidR="004B18BE" w:rsidRPr="00AF7DA6">
              <w:rPr>
                <w:rFonts w:ascii="Arial Narrow" w:hAnsi="Arial Narrow"/>
                <w:sz w:val="24"/>
              </w:rPr>
              <w:t xml:space="preserve"> </w:t>
            </w:r>
          </w:p>
        </w:tc>
        <w:tc>
          <w:tcPr>
            <w:tcW w:w="2816" w:type="dxa"/>
          </w:tcPr>
          <w:p w14:paraId="76CC69F2" w14:textId="2C4E6A5D" w:rsidR="004B18BE" w:rsidRPr="00AF7DA6" w:rsidRDefault="00B006BF" w:rsidP="00EE0C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 w:rsidRPr="00AF7DA6">
              <w:rPr>
                <w:rFonts w:ascii="Arial Narrow" w:hAnsi="Arial Narrow"/>
                <w:b/>
                <w:sz w:val="24"/>
              </w:rPr>
              <w:t>2</w:t>
            </w:r>
            <w:r w:rsidR="004B18BE" w:rsidRPr="00AF7DA6">
              <w:rPr>
                <w:rFonts w:ascii="Arial Narrow" w:hAnsi="Arial Narrow"/>
                <w:b/>
                <w:sz w:val="24"/>
              </w:rPr>
              <w:t xml:space="preserve">p </w:t>
            </w:r>
            <w:r w:rsidR="004B18BE" w:rsidRPr="00AF7DA6">
              <w:rPr>
                <w:rFonts w:ascii="Arial Narrow" w:hAnsi="Arial Narrow"/>
                <w:sz w:val="24"/>
              </w:rPr>
              <w:t>(nu se acordă punctaj parțial)</w:t>
            </w:r>
          </w:p>
        </w:tc>
      </w:tr>
      <w:tr w:rsidR="004B18BE" w:rsidRPr="00AF7DA6" w14:paraId="55EE8CCE" w14:textId="77777777" w:rsidTr="00C72563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9" w:type="dxa"/>
            <w:vMerge/>
          </w:tcPr>
          <w:p w14:paraId="510A2D21" w14:textId="77777777" w:rsidR="004B18BE" w:rsidRPr="00AF7DA6" w:rsidRDefault="004B18BE" w:rsidP="00EE0CBF">
            <w:pPr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3651" w:type="dxa"/>
          </w:tcPr>
          <w:p w14:paraId="0E721CF7" w14:textId="2B0DE6F9" w:rsidR="004B18BE" w:rsidRPr="00AF7DA6" w:rsidRDefault="009C0BD8" w:rsidP="00EE0C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 w:rsidRPr="00AF7DA6">
              <w:rPr>
                <w:rFonts w:ascii="Arial Narrow" w:hAnsi="Arial Narrow"/>
                <w:sz w:val="24"/>
              </w:rPr>
              <w:t xml:space="preserve">Vizualizarea </w:t>
            </w:r>
            <w:r w:rsidR="00591D80">
              <w:rPr>
                <w:rFonts w:ascii="Arial Narrow" w:hAnsi="Arial Narrow"/>
                <w:sz w:val="24"/>
              </w:rPr>
              <w:t xml:space="preserve">modului de utilizare a </w:t>
            </w:r>
            <w:r w:rsidR="00591D80" w:rsidRPr="00AF7DA6">
              <w:rPr>
                <w:rFonts w:ascii="Arial Narrow" w:hAnsi="Arial Narrow"/>
                <w:sz w:val="24"/>
              </w:rPr>
              <w:t xml:space="preserve">resurselor </w:t>
            </w:r>
            <w:r w:rsidRPr="00AF7DA6">
              <w:rPr>
                <w:rFonts w:ascii="Arial Narrow" w:hAnsi="Arial Narrow"/>
                <w:sz w:val="24"/>
              </w:rPr>
              <w:t>la nivel de curs</w:t>
            </w:r>
          </w:p>
        </w:tc>
        <w:tc>
          <w:tcPr>
            <w:tcW w:w="2816" w:type="dxa"/>
          </w:tcPr>
          <w:p w14:paraId="4ACDD844" w14:textId="2CFFBF0C" w:rsidR="004B18BE" w:rsidRPr="00AF7DA6" w:rsidRDefault="00B006BF" w:rsidP="00EE0C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 w:rsidRPr="00AF7DA6">
              <w:rPr>
                <w:rFonts w:ascii="Arial Narrow" w:hAnsi="Arial Narrow"/>
                <w:b/>
                <w:sz w:val="24"/>
              </w:rPr>
              <w:t>5</w:t>
            </w:r>
            <w:r w:rsidR="004B18BE" w:rsidRPr="00AF7DA6">
              <w:rPr>
                <w:rFonts w:ascii="Arial Narrow" w:hAnsi="Arial Narrow"/>
                <w:b/>
                <w:sz w:val="24"/>
              </w:rPr>
              <w:t xml:space="preserve">p </w:t>
            </w:r>
            <w:r w:rsidR="004B18BE" w:rsidRPr="00AF7DA6">
              <w:rPr>
                <w:rFonts w:ascii="Arial Narrow" w:hAnsi="Arial Narrow"/>
                <w:sz w:val="24"/>
              </w:rPr>
              <w:t>(nu se acordă punctaj parțial)</w:t>
            </w:r>
          </w:p>
        </w:tc>
      </w:tr>
      <w:tr w:rsidR="004B18BE" w:rsidRPr="00AF7DA6" w14:paraId="698610BA" w14:textId="77777777" w:rsidTr="00AD5C64">
        <w:trPr>
          <w:trHeight w:val="6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29" w:type="dxa"/>
            <w:vMerge/>
          </w:tcPr>
          <w:p w14:paraId="3B9CAE73" w14:textId="77777777" w:rsidR="004B18BE" w:rsidRPr="00AF7DA6" w:rsidRDefault="004B18BE" w:rsidP="00EE0CBF">
            <w:pPr>
              <w:jc w:val="center"/>
              <w:rPr>
                <w:rFonts w:ascii="Arial Narrow" w:hAnsi="Arial Narrow"/>
                <w:sz w:val="24"/>
              </w:rPr>
            </w:pPr>
          </w:p>
        </w:tc>
        <w:tc>
          <w:tcPr>
            <w:tcW w:w="3651" w:type="dxa"/>
          </w:tcPr>
          <w:p w14:paraId="04DD5609" w14:textId="4F62B5D3" w:rsidR="004B18BE" w:rsidRPr="00AF7DA6" w:rsidRDefault="009C0BD8" w:rsidP="00EE0C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 w:rsidRPr="00AF7DA6">
              <w:rPr>
                <w:rFonts w:ascii="Arial Narrow" w:hAnsi="Arial Narrow"/>
                <w:sz w:val="24"/>
              </w:rPr>
              <w:t xml:space="preserve">Vizualizarea </w:t>
            </w:r>
            <w:r w:rsidR="00591D80">
              <w:rPr>
                <w:rFonts w:ascii="Arial Narrow" w:hAnsi="Arial Narrow"/>
                <w:sz w:val="24"/>
              </w:rPr>
              <w:t xml:space="preserve">modului de utilizare a </w:t>
            </w:r>
            <w:r w:rsidR="00591D80" w:rsidRPr="00AF7DA6">
              <w:rPr>
                <w:rFonts w:ascii="Arial Narrow" w:hAnsi="Arial Narrow"/>
                <w:sz w:val="24"/>
              </w:rPr>
              <w:t xml:space="preserve">resurselor </w:t>
            </w:r>
            <w:r w:rsidRPr="00AF7DA6">
              <w:rPr>
                <w:rFonts w:ascii="Arial Narrow" w:hAnsi="Arial Narrow"/>
                <w:sz w:val="24"/>
              </w:rPr>
              <w:t>la nivel de universitate</w:t>
            </w:r>
          </w:p>
        </w:tc>
        <w:tc>
          <w:tcPr>
            <w:tcW w:w="2816" w:type="dxa"/>
          </w:tcPr>
          <w:p w14:paraId="3A3A4C18" w14:textId="3E5423CF" w:rsidR="004B18BE" w:rsidRPr="00AF7DA6" w:rsidRDefault="00B006BF" w:rsidP="00EE0C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</w:rPr>
            </w:pPr>
            <w:r w:rsidRPr="00AF7DA6">
              <w:rPr>
                <w:rFonts w:ascii="Arial Narrow" w:hAnsi="Arial Narrow"/>
                <w:b/>
                <w:sz w:val="24"/>
              </w:rPr>
              <w:t>8</w:t>
            </w:r>
            <w:r w:rsidR="004B18BE" w:rsidRPr="00AF7DA6">
              <w:rPr>
                <w:rFonts w:ascii="Arial Narrow" w:hAnsi="Arial Narrow"/>
                <w:b/>
                <w:sz w:val="24"/>
              </w:rPr>
              <w:t xml:space="preserve">p </w:t>
            </w:r>
            <w:r w:rsidR="004B18BE" w:rsidRPr="00AF7DA6">
              <w:rPr>
                <w:rFonts w:ascii="Arial Narrow" w:hAnsi="Arial Narrow"/>
                <w:sz w:val="24"/>
              </w:rPr>
              <w:t>(nu se acordă punctaj parțial)</w:t>
            </w:r>
          </w:p>
        </w:tc>
      </w:tr>
    </w:tbl>
    <w:p w14:paraId="573CB1DF" w14:textId="77777777" w:rsidR="004B18BE" w:rsidRPr="00AF7DA6" w:rsidRDefault="004B18BE" w:rsidP="004B18BE">
      <w:pPr>
        <w:rPr>
          <w:rFonts w:ascii="Arial Narrow" w:hAnsi="Arial Narrow"/>
          <w:b/>
          <w:sz w:val="24"/>
        </w:rPr>
      </w:pPr>
    </w:p>
    <w:p w14:paraId="4E808CFB" w14:textId="77777777" w:rsidR="004B18BE" w:rsidRPr="00AF7DA6" w:rsidRDefault="004B18BE" w:rsidP="004B18BE">
      <w:pPr>
        <w:jc w:val="both"/>
        <w:rPr>
          <w:rFonts w:ascii="Arial Narrow" w:hAnsi="Arial Narrow"/>
          <w:sz w:val="24"/>
        </w:rPr>
      </w:pPr>
    </w:p>
    <w:p w14:paraId="34AD5246" w14:textId="77777777" w:rsidR="004B18BE" w:rsidRPr="00AF7DA6" w:rsidRDefault="004B18BE" w:rsidP="004B18BE">
      <w:pPr>
        <w:ind w:left="360"/>
        <w:jc w:val="both"/>
        <w:rPr>
          <w:rFonts w:ascii="Arial Narrow" w:hAnsi="Arial Narrow"/>
          <w:sz w:val="24"/>
        </w:rPr>
      </w:pPr>
    </w:p>
    <w:p w14:paraId="39926DC0" w14:textId="77777777" w:rsidR="00952F36" w:rsidRPr="00AF7DA6" w:rsidRDefault="00952F36"/>
    <w:sectPr w:rsidR="00952F36" w:rsidRPr="00AF7DA6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33C2D5" w14:textId="77777777" w:rsidR="00E47804" w:rsidRDefault="00E47804" w:rsidP="00874E21">
      <w:pPr>
        <w:spacing w:after="0" w:line="240" w:lineRule="auto"/>
      </w:pPr>
      <w:r>
        <w:separator/>
      </w:r>
    </w:p>
  </w:endnote>
  <w:endnote w:type="continuationSeparator" w:id="0">
    <w:p w14:paraId="35FE3E52" w14:textId="77777777" w:rsidR="00E47804" w:rsidRDefault="00E47804" w:rsidP="00874E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EE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ustomXmlDelRangeStart w:id="1" w:author="Author"/>
  <w:sdt>
    <w:sdtPr>
      <w:id w:val="-1001968035"/>
      <w:docPartObj>
        <w:docPartGallery w:val="Page Numbers (Bottom of Page)"/>
        <w:docPartUnique/>
      </w:docPartObj>
    </w:sdtPr>
    <w:sdtEndPr/>
    <w:sdtContent>
      <w:customXmlDelRangeEnd w:id="1"/>
      <w:customXmlDelRangeStart w:id="2" w:author="Author"/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customXmlDelRangeEnd w:id="2"/>
          <w:p w14:paraId="66299E2E" w14:textId="0AF5BCF8" w:rsidR="00874E21" w:rsidDel="00AF030B" w:rsidRDefault="00874E21">
            <w:pPr>
              <w:pStyle w:val="Footer"/>
              <w:jc w:val="center"/>
              <w:rPr>
                <w:del w:id="3" w:author="Author"/>
              </w:rPr>
            </w:pPr>
            <w:del w:id="4" w:author="Author">
              <w:r w:rsidRPr="005D6C9B" w:rsidDel="00AF030B">
                <w:rPr>
                  <w:rFonts w:ascii="Arial Narrow" w:hAnsi="Arial Narrow"/>
                  <w:sz w:val="24"/>
                  <w:szCs w:val="24"/>
                </w:rPr>
                <w:delText xml:space="preserve">Pagina </w:delText>
              </w:r>
              <w:r w:rsidRPr="005D6C9B" w:rsidDel="00AF030B">
                <w:rPr>
                  <w:rFonts w:ascii="Arial Narrow" w:hAnsi="Arial Narrow"/>
                  <w:b/>
                  <w:bCs/>
                  <w:sz w:val="24"/>
                  <w:szCs w:val="24"/>
                </w:rPr>
                <w:fldChar w:fldCharType="begin"/>
              </w:r>
              <w:r w:rsidRPr="005D6C9B" w:rsidDel="00AF030B">
                <w:rPr>
                  <w:rFonts w:ascii="Arial Narrow" w:hAnsi="Arial Narrow"/>
                  <w:b/>
                  <w:bCs/>
                  <w:sz w:val="24"/>
                  <w:szCs w:val="24"/>
                </w:rPr>
                <w:delInstrText xml:space="preserve"> PAGE </w:delInstrText>
              </w:r>
              <w:r w:rsidRPr="005D6C9B" w:rsidDel="00AF030B">
                <w:rPr>
                  <w:rFonts w:ascii="Arial Narrow" w:hAnsi="Arial Narrow"/>
                  <w:b/>
                  <w:bCs/>
                  <w:sz w:val="24"/>
                  <w:szCs w:val="24"/>
                </w:rPr>
                <w:fldChar w:fldCharType="separate"/>
              </w:r>
              <w:r w:rsidRPr="005D6C9B" w:rsidDel="00AF030B">
                <w:rPr>
                  <w:rFonts w:ascii="Arial Narrow" w:hAnsi="Arial Narrow"/>
                  <w:b/>
                  <w:bCs/>
                  <w:noProof/>
                  <w:sz w:val="24"/>
                  <w:szCs w:val="24"/>
                </w:rPr>
                <w:delText>2</w:delText>
              </w:r>
              <w:r w:rsidRPr="005D6C9B" w:rsidDel="00AF030B">
                <w:rPr>
                  <w:rFonts w:ascii="Arial Narrow" w:hAnsi="Arial Narrow"/>
                  <w:b/>
                  <w:bCs/>
                  <w:sz w:val="24"/>
                  <w:szCs w:val="24"/>
                </w:rPr>
                <w:fldChar w:fldCharType="end"/>
              </w:r>
              <w:r w:rsidRPr="005D6C9B" w:rsidDel="00AF030B">
                <w:rPr>
                  <w:rFonts w:ascii="Arial Narrow" w:hAnsi="Arial Narrow"/>
                  <w:sz w:val="24"/>
                  <w:szCs w:val="24"/>
                </w:rPr>
                <w:delText xml:space="preserve"> din </w:delText>
              </w:r>
              <w:r w:rsidRPr="005D6C9B" w:rsidDel="00AF030B">
                <w:rPr>
                  <w:rFonts w:ascii="Arial Narrow" w:hAnsi="Arial Narrow"/>
                  <w:b/>
                  <w:bCs/>
                  <w:sz w:val="24"/>
                  <w:szCs w:val="24"/>
                </w:rPr>
                <w:fldChar w:fldCharType="begin"/>
              </w:r>
              <w:r w:rsidRPr="005D6C9B" w:rsidDel="00AF030B">
                <w:rPr>
                  <w:rFonts w:ascii="Arial Narrow" w:hAnsi="Arial Narrow"/>
                  <w:b/>
                  <w:bCs/>
                  <w:sz w:val="24"/>
                  <w:szCs w:val="24"/>
                </w:rPr>
                <w:delInstrText xml:space="preserve"> NUMPAGES  </w:delInstrText>
              </w:r>
              <w:r w:rsidRPr="005D6C9B" w:rsidDel="00AF030B">
                <w:rPr>
                  <w:rFonts w:ascii="Arial Narrow" w:hAnsi="Arial Narrow"/>
                  <w:b/>
                  <w:bCs/>
                  <w:sz w:val="24"/>
                  <w:szCs w:val="24"/>
                </w:rPr>
                <w:fldChar w:fldCharType="separate"/>
              </w:r>
              <w:r w:rsidRPr="005D6C9B" w:rsidDel="00AF030B">
                <w:rPr>
                  <w:rFonts w:ascii="Arial Narrow" w:hAnsi="Arial Narrow"/>
                  <w:b/>
                  <w:bCs/>
                  <w:noProof/>
                  <w:sz w:val="24"/>
                  <w:szCs w:val="24"/>
                </w:rPr>
                <w:delText>2</w:delText>
              </w:r>
              <w:r w:rsidRPr="005D6C9B" w:rsidDel="00AF030B">
                <w:rPr>
                  <w:rFonts w:ascii="Arial Narrow" w:hAnsi="Arial Narrow"/>
                  <w:b/>
                  <w:bCs/>
                  <w:sz w:val="24"/>
                  <w:szCs w:val="24"/>
                </w:rPr>
                <w:fldChar w:fldCharType="end"/>
              </w:r>
            </w:del>
          </w:p>
          <w:customXmlDelRangeStart w:id="5" w:author="Author"/>
        </w:sdtContent>
      </w:sdt>
      <w:customXmlDelRangeEnd w:id="5"/>
      <w:customXmlDelRangeStart w:id="6" w:author="Author"/>
    </w:sdtContent>
  </w:sdt>
  <w:customXmlDelRangeEnd w:id="6"/>
  <w:p w14:paraId="2E71102C" w14:textId="77777777" w:rsidR="00874E21" w:rsidRDefault="00874E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08FA68" w14:textId="77777777" w:rsidR="00E47804" w:rsidRDefault="00E47804" w:rsidP="00874E21">
      <w:pPr>
        <w:spacing w:after="0" w:line="240" w:lineRule="auto"/>
      </w:pPr>
      <w:r>
        <w:separator/>
      </w:r>
    </w:p>
  </w:footnote>
  <w:footnote w:type="continuationSeparator" w:id="0">
    <w:p w14:paraId="70F55B73" w14:textId="77777777" w:rsidR="00E47804" w:rsidRDefault="00E47804" w:rsidP="00874E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065DC"/>
    <w:multiLevelType w:val="hybridMultilevel"/>
    <w:tmpl w:val="1A9C4632"/>
    <w:lvl w:ilvl="0" w:tplc="7DDA906C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64AB5"/>
    <w:multiLevelType w:val="hybridMultilevel"/>
    <w:tmpl w:val="925433B8"/>
    <w:lvl w:ilvl="0" w:tplc="4D843638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132EAF"/>
    <w:multiLevelType w:val="hybridMultilevel"/>
    <w:tmpl w:val="696233DE"/>
    <w:lvl w:ilvl="0" w:tplc="7A36E15E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B42F38"/>
    <w:multiLevelType w:val="hybridMultilevel"/>
    <w:tmpl w:val="26E0E560"/>
    <w:lvl w:ilvl="0" w:tplc="5C407D5E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594185"/>
    <w:multiLevelType w:val="hybridMultilevel"/>
    <w:tmpl w:val="6550130C"/>
    <w:lvl w:ilvl="0" w:tplc="327AFA2E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8D238A"/>
    <w:multiLevelType w:val="hybridMultilevel"/>
    <w:tmpl w:val="075A8354"/>
    <w:lvl w:ilvl="0" w:tplc="DF8E0D1A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FE3C00"/>
    <w:multiLevelType w:val="hybridMultilevel"/>
    <w:tmpl w:val="FE300418"/>
    <w:lvl w:ilvl="0" w:tplc="0418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FF50F5"/>
    <w:multiLevelType w:val="hybridMultilevel"/>
    <w:tmpl w:val="B644DF86"/>
    <w:lvl w:ilvl="0" w:tplc="4B961EE6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B51666"/>
    <w:multiLevelType w:val="hybridMultilevel"/>
    <w:tmpl w:val="755845D4"/>
    <w:lvl w:ilvl="0" w:tplc="AE0ECB5E">
      <w:numFmt w:val="bullet"/>
      <w:lvlText w:val="-"/>
      <w:lvlJc w:val="left"/>
      <w:pPr>
        <w:ind w:left="350" w:hanging="360"/>
      </w:pPr>
      <w:rPr>
        <w:rFonts w:ascii="Arial Narrow" w:eastAsiaTheme="minorHAnsi" w:hAnsi="Arial Narrow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179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51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23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395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467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39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110" w:hanging="360"/>
      </w:pPr>
      <w:rPr>
        <w:rFonts w:ascii="Wingdings" w:hAnsi="Wingdings" w:hint="default"/>
      </w:rPr>
    </w:lvl>
  </w:abstractNum>
  <w:abstractNum w:abstractNumId="9" w15:restartNumberingAfterBreak="0">
    <w:nsid w:val="645850E3"/>
    <w:multiLevelType w:val="hybridMultilevel"/>
    <w:tmpl w:val="67EE721A"/>
    <w:lvl w:ilvl="0" w:tplc="CB24BD80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C572C6"/>
    <w:multiLevelType w:val="hybridMultilevel"/>
    <w:tmpl w:val="8F369B98"/>
    <w:lvl w:ilvl="0" w:tplc="3118B55E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4"/>
  </w:num>
  <w:num w:numId="5">
    <w:abstractNumId w:val="2"/>
  </w:num>
  <w:num w:numId="6">
    <w:abstractNumId w:val="10"/>
  </w:num>
  <w:num w:numId="7">
    <w:abstractNumId w:val="9"/>
  </w:num>
  <w:num w:numId="8">
    <w:abstractNumId w:val="7"/>
  </w:num>
  <w:num w:numId="9">
    <w:abstractNumId w:val="0"/>
  </w:num>
  <w:num w:numId="10">
    <w:abstractNumId w:val="3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trackRevisions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50A"/>
    <w:rsid w:val="00006AF9"/>
    <w:rsid w:val="00097AA5"/>
    <w:rsid w:val="000D3636"/>
    <w:rsid w:val="00105B0B"/>
    <w:rsid w:val="00250801"/>
    <w:rsid w:val="00284F4D"/>
    <w:rsid w:val="00414141"/>
    <w:rsid w:val="0046079E"/>
    <w:rsid w:val="004B18BE"/>
    <w:rsid w:val="00591D80"/>
    <w:rsid w:val="005D6C9B"/>
    <w:rsid w:val="005E4FF3"/>
    <w:rsid w:val="00807372"/>
    <w:rsid w:val="008365BA"/>
    <w:rsid w:val="00874E21"/>
    <w:rsid w:val="0088450A"/>
    <w:rsid w:val="008D2979"/>
    <w:rsid w:val="00952F36"/>
    <w:rsid w:val="009C0BD8"/>
    <w:rsid w:val="00AC74AB"/>
    <w:rsid w:val="00AD5C64"/>
    <w:rsid w:val="00AF030B"/>
    <w:rsid w:val="00AF7DA6"/>
    <w:rsid w:val="00B006BF"/>
    <w:rsid w:val="00B83DC9"/>
    <w:rsid w:val="00BC6119"/>
    <w:rsid w:val="00BD34FA"/>
    <w:rsid w:val="00BD748D"/>
    <w:rsid w:val="00C72563"/>
    <w:rsid w:val="00C932B9"/>
    <w:rsid w:val="00CB347B"/>
    <w:rsid w:val="00DE7632"/>
    <w:rsid w:val="00E47804"/>
    <w:rsid w:val="00EA2266"/>
    <w:rsid w:val="00EC3B32"/>
    <w:rsid w:val="00ED0738"/>
    <w:rsid w:val="00F12AC3"/>
    <w:rsid w:val="00F169B4"/>
    <w:rsid w:val="00F22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89947F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A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18BE"/>
    <w:pPr>
      <w:ind w:left="720"/>
      <w:contextualSpacing/>
    </w:pPr>
  </w:style>
  <w:style w:type="table" w:styleId="GridTable1Light">
    <w:name w:val="Grid Table 1 Light"/>
    <w:basedOn w:val="TableNormal"/>
    <w:uiPriority w:val="46"/>
    <w:rsid w:val="004B18B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B83DC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83DC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83DC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3DC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83DC9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74E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E21"/>
  </w:style>
  <w:style w:type="paragraph" w:styleId="Footer">
    <w:name w:val="footer"/>
    <w:basedOn w:val="Normal"/>
    <w:link w:val="FooterChar"/>
    <w:uiPriority w:val="99"/>
    <w:unhideWhenUsed/>
    <w:rsid w:val="00874E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E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456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2026-04-22T09:36:00Z</dcterms:created>
  <dcterms:modified xsi:type="dcterms:W3CDTF">2026-04-23T09:08:00Z</dcterms:modified>
</cp:coreProperties>
</file>